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17F44180" w14:textId="2743B8EE" w:rsidR="009303D9" w:rsidRPr="008B6524" w:rsidRDefault="001762E9" w:rsidP="008B6524">
      <w:pPr>
        <w:pStyle w:val="papertitle"/>
        <w:spacing w:before="5pt" w:beforeAutospacing="1" w:after="5pt" w:afterAutospacing="1"/>
        <w:rPr>
          <w:kern w:val="48"/>
        </w:rPr>
      </w:pPr>
      <w:bookmarkStart w:id="0" w:name="_Hlk10895727"/>
      <w:bookmarkEnd w:id="0"/>
      <w:r>
        <w:rPr>
          <w:kern w:val="48"/>
        </w:rPr>
        <w:t xml:space="preserve">Comparing </w:t>
      </w:r>
      <w:r w:rsidR="00E23215">
        <w:rPr>
          <w:kern w:val="48"/>
        </w:rPr>
        <w:t xml:space="preserve">the transfer learning performance </w:t>
      </w:r>
      <w:r w:rsidR="00983ED7">
        <w:rPr>
          <w:kern w:val="48"/>
        </w:rPr>
        <w:t xml:space="preserve">of </w:t>
      </w:r>
      <w:r w:rsidR="00DA7F55">
        <w:rPr>
          <w:kern w:val="48"/>
        </w:rPr>
        <w:t>four</w:t>
      </w:r>
      <w:r>
        <w:rPr>
          <w:kern w:val="48"/>
        </w:rPr>
        <w:t xml:space="preserve"> well-known</w:t>
      </w:r>
      <w:r w:rsidR="00E23215">
        <w:rPr>
          <w:kern w:val="48"/>
        </w:rPr>
        <w:t xml:space="preserve"> neural network</w:t>
      </w:r>
      <w:r>
        <w:rPr>
          <w:kern w:val="48"/>
        </w:rPr>
        <w:t xml:space="preserve"> architectures </w:t>
      </w:r>
      <w:r w:rsidR="00E23215">
        <w:rPr>
          <w:kern w:val="48"/>
        </w:rPr>
        <w:t>on the BreastPathQ dataset.</w:t>
      </w:r>
    </w:p>
    <w:p w14:paraId="17F44182" w14:textId="77777777" w:rsidR="00D7522C" w:rsidRDefault="00D7522C" w:rsidP="003B4E04">
      <w:pPr>
        <w:pStyle w:val="Author"/>
        <w:spacing w:before="5pt" w:beforeAutospacing="1" w:after="5pt" w:afterAutospacing="1" w:line="6pt" w:lineRule="auto"/>
        <w:rPr>
          <w:sz w:val="16"/>
          <w:szCs w:val="16"/>
        </w:rPr>
      </w:pPr>
    </w:p>
    <w:p w14:paraId="17F44183"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21DD6B31" w14:textId="77777777" w:rsidR="00CA47C9" w:rsidRDefault="009674E0" w:rsidP="00CA47C9">
      <w:pPr>
        <w:pStyle w:val="Author"/>
        <w:spacing w:before="5pt" w:beforeAutospacing="1"/>
        <w:rPr>
          <w:sz w:val="18"/>
          <w:szCs w:val="18"/>
        </w:rPr>
      </w:pPr>
      <w:r>
        <w:rPr>
          <w:sz w:val="18"/>
          <w:szCs w:val="18"/>
        </w:rPr>
        <w:t>S.A.O. Bunk</w:t>
      </w:r>
      <w:r w:rsidR="001A3B3D" w:rsidRPr="00F847A6">
        <w:rPr>
          <w:sz w:val="18"/>
          <w:szCs w:val="18"/>
        </w:rPr>
        <w:t xml:space="preserve"> </w:t>
      </w:r>
      <w:r w:rsidR="001A3B3D" w:rsidRPr="00F847A6">
        <w:rPr>
          <w:sz w:val="18"/>
          <w:szCs w:val="18"/>
        </w:rPr>
        <w:br/>
      </w:r>
      <w:r w:rsidR="0009749E">
        <w:rPr>
          <w:sz w:val="18"/>
          <w:szCs w:val="18"/>
        </w:rPr>
        <w:t>BMT</w:t>
      </w:r>
      <w:r w:rsidR="001A3B3D" w:rsidRPr="00F847A6">
        <w:rPr>
          <w:i/>
          <w:sz w:val="18"/>
          <w:szCs w:val="18"/>
        </w:rPr>
        <w:t xml:space="preserve"> </w:t>
      </w:r>
      <w:r w:rsidR="007B6DDA">
        <w:rPr>
          <w:i/>
          <w:sz w:val="18"/>
          <w:szCs w:val="18"/>
        </w:rPr>
        <w:br/>
      </w:r>
      <w:r w:rsidR="0009749E">
        <w:rPr>
          <w:sz w:val="18"/>
          <w:szCs w:val="18"/>
        </w:rPr>
        <w:t>TU/e</w:t>
      </w:r>
      <w:r w:rsidR="00D72D06" w:rsidRPr="00F847A6">
        <w:rPr>
          <w:sz w:val="18"/>
          <w:szCs w:val="18"/>
        </w:rPr>
        <w:br/>
      </w:r>
      <w:r w:rsidR="0009749E">
        <w:rPr>
          <w:sz w:val="18"/>
          <w:szCs w:val="18"/>
        </w:rPr>
        <w:t>0995198</w:t>
      </w:r>
    </w:p>
    <w:p w14:paraId="2ACC5207" w14:textId="31486FE8" w:rsidR="00C270D2" w:rsidRPr="00FF35B1" w:rsidRDefault="00C270D2" w:rsidP="00C270D2">
      <w:pPr>
        <w:pStyle w:val="Abstract"/>
        <w:rPr>
          <w:i/>
          <w:iCs/>
          <w:lang w:val="en-GB"/>
        </w:rPr>
      </w:pPr>
      <w:r>
        <w:rPr>
          <w:i/>
          <w:iCs/>
        </w:rPr>
        <w:t>Abstract</w:t>
      </w:r>
      <w:r w:rsidR="00DA7F55">
        <w:rPr>
          <w:i/>
          <w:iCs/>
        </w:rPr>
        <w:t xml:space="preserve"> </w:t>
      </w:r>
      <w:r>
        <w:t>—</w:t>
      </w:r>
      <w:r w:rsidRPr="003E52B4">
        <w:t xml:space="preserve"> </w:t>
      </w:r>
      <w:r w:rsidR="00DA7F55">
        <w:rPr>
          <w:iCs/>
        </w:rPr>
        <w:t>In this paper we compare the transfer learning performance of four well-known architectures</w:t>
      </w:r>
      <w:r w:rsidR="001B0EBF">
        <w:rPr>
          <w:iCs/>
        </w:rPr>
        <w:t xml:space="preserve">, namely InceptionV3, VGG19, Xception and ResNet50. The transfer learning performance of these networks is evaluated using four different metrics, namely </w:t>
      </w:r>
      <w:r w:rsidR="008D1D62">
        <w:rPr>
          <w:iCs/>
        </w:rPr>
        <w:t>Spearman Correlation, Kendall’s Tau, Mean Square</w:t>
      </w:r>
      <w:r w:rsidR="00347C1F">
        <w:rPr>
          <w:iCs/>
        </w:rPr>
        <w:t>d</w:t>
      </w:r>
      <w:r w:rsidR="008D1D62">
        <w:rPr>
          <w:iCs/>
        </w:rPr>
        <w:t xml:space="preserve"> Error and Prediction Probability.</w:t>
      </w:r>
      <w:r w:rsidR="000D2CA1">
        <w:rPr>
          <w:iCs/>
        </w:rPr>
        <w:t xml:space="preserve"> The dataset </w:t>
      </w:r>
      <w:r w:rsidR="00431798">
        <w:rPr>
          <w:iCs/>
        </w:rPr>
        <w:t xml:space="preserve">which </w:t>
      </w:r>
      <w:r w:rsidR="000D2CA1">
        <w:rPr>
          <w:iCs/>
        </w:rPr>
        <w:t xml:space="preserve">these four networks are evaluated on is the </w:t>
      </w:r>
      <w:proofErr w:type="spellStart"/>
      <w:r w:rsidR="000D2CA1">
        <w:rPr>
          <w:iCs/>
        </w:rPr>
        <w:t>BreastPathQ</w:t>
      </w:r>
      <w:proofErr w:type="spellEnd"/>
      <w:r w:rsidR="000D2CA1">
        <w:rPr>
          <w:iCs/>
        </w:rPr>
        <w:t xml:space="preserve"> dataset</w:t>
      </w:r>
      <w:r w:rsidR="00EE4D9D">
        <w:rPr>
          <w:iCs/>
        </w:rPr>
        <w:t xml:space="preserve">, which consists of 2579 patches with each </w:t>
      </w:r>
      <w:r w:rsidR="00431798">
        <w:rPr>
          <w:iCs/>
        </w:rPr>
        <w:t xml:space="preserve">patch </w:t>
      </w:r>
      <w:r w:rsidR="00EE4D9D">
        <w:rPr>
          <w:iCs/>
        </w:rPr>
        <w:t>assigned a cancer cellularity value.</w:t>
      </w:r>
      <w:r w:rsidR="00431798">
        <w:rPr>
          <w:iCs/>
        </w:rPr>
        <w:t xml:space="preserve"> </w:t>
      </w:r>
      <w:r w:rsidR="00F52668">
        <w:rPr>
          <w:iCs/>
        </w:rPr>
        <w:t>Out of the four networks, InceptionV3, VGG19 and Xception produced usable predictions</w:t>
      </w:r>
      <w:r w:rsidR="00EB35C0">
        <w:rPr>
          <w:iCs/>
        </w:rPr>
        <w:t xml:space="preserve">, with the predictions made by the Xception network scoring </w:t>
      </w:r>
      <w:r w:rsidR="00A22D47">
        <w:rPr>
          <w:iCs/>
        </w:rPr>
        <w:t>significantly higher</w:t>
      </w:r>
      <w:r w:rsidR="00EB35C0">
        <w:rPr>
          <w:iCs/>
        </w:rPr>
        <w:t xml:space="preserve"> in three metrics, namely Spearman Correlation, Kendall’s Tau and </w:t>
      </w:r>
      <w:r w:rsidR="00547535">
        <w:rPr>
          <w:iCs/>
        </w:rPr>
        <w:t>Prediction Probability.</w:t>
      </w:r>
      <w:r w:rsidR="00B804AE">
        <w:rPr>
          <w:iCs/>
        </w:rPr>
        <w:t xml:space="preserve"> InceptionV3 performed in between </w:t>
      </w:r>
      <w:r w:rsidR="003D7AB0">
        <w:rPr>
          <w:iCs/>
        </w:rPr>
        <w:t>Xception and VGG19. VGG19 had the worst scores in the metrics Xception scored the best in</w:t>
      </w:r>
      <w:r w:rsidR="006D4D19">
        <w:rPr>
          <w:iCs/>
        </w:rPr>
        <w:t xml:space="preserve">. </w:t>
      </w:r>
      <w:r w:rsidR="00054701">
        <w:rPr>
          <w:iCs/>
        </w:rPr>
        <w:t>VGG19 did have the lowest Mean Squared Error, but t</w:t>
      </w:r>
      <w:r w:rsidR="006D4D19">
        <w:rPr>
          <w:iCs/>
        </w:rPr>
        <w:t>he difference in Mean Squared</w:t>
      </w:r>
      <w:r w:rsidR="00347C1F">
        <w:rPr>
          <w:iCs/>
        </w:rPr>
        <w:t xml:space="preserve"> Error between InceptionV3, VGG19 and Xception was not statistically significant.</w:t>
      </w:r>
      <w:r w:rsidR="006D4D19">
        <w:rPr>
          <w:iCs/>
        </w:rPr>
        <w:t xml:space="preserve"> </w:t>
      </w:r>
      <w:r w:rsidR="00B804AE">
        <w:rPr>
          <w:iCs/>
        </w:rPr>
        <w:t xml:space="preserve"> This </w:t>
      </w:r>
      <w:r w:rsidR="00A22D47">
        <w:rPr>
          <w:iCs/>
        </w:rPr>
        <w:t>ranking of the networks</w:t>
      </w:r>
      <w:r w:rsidR="00B804AE">
        <w:rPr>
          <w:iCs/>
        </w:rPr>
        <w:t xml:space="preserve"> is in accordance with the performance of VGG19, InceptionV3 and Xception on the ImageNet dataset.</w:t>
      </w:r>
    </w:p>
    <w:p w14:paraId="33317B8B" w14:textId="77777777" w:rsidR="003A53A4" w:rsidRPr="000F2C61" w:rsidRDefault="003A53A4" w:rsidP="003A53A4">
      <w:pPr>
        <w:pStyle w:val="Heading1"/>
        <w:rPr>
          <w:lang w:val="en-GB"/>
        </w:rPr>
      </w:pPr>
      <w:r w:rsidRPr="000F2C61">
        <w:rPr>
          <w:lang w:val="en-GB"/>
        </w:rPr>
        <w:t>Introduction</w:t>
      </w:r>
    </w:p>
    <w:p w14:paraId="0C5D3F84" w14:textId="6AC5A84E" w:rsidR="003A53A4" w:rsidRPr="000F2C61" w:rsidRDefault="003A53A4" w:rsidP="002126BA">
      <w:pPr>
        <w:ind w:firstLine="36pt"/>
        <w:jc w:val="both"/>
        <w:rPr>
          <w:lang w:val="en-GB"/>
        </w:rPr>
      </w:pPr>
      <w:r w:rsidRPr="000F2C61">
        <w:rPr>
          <w:lang w:val="en-GB"/>
        </w:rPr>
        <w:t xml:space="preserve">In 2017, in the US alone, an estimated 252,710 new cases of invasive breast cancer and 63,410 new cases of in situ breast cancer were diagnosed amongst women [1]. </w:t>
      </w:r>
      <w:commentRangeStart w:id="1"/>
      <w:r w:rsidRPr="000F2C61">
        <w:rPr>
          <w:lang w:val="en-GB"/>
        </w:rPr>
        <w:t xml:space="preserve">Every woman undergoing treatment has some form of analysis performed on them to determine the appropriate treatment for their situation. </w:t>
      </w:r>
      <w:commentRangeEnd w:id="1"/>
      <w:r w:rsidRPr="000F2C61">
        <w:rPr>
          <w:rStyle w:val="CommentReference"/>
          <w:lang w:val="en-GB"/>
        </w:rPr>
        <w:commentReference w:id="1"/>
      </w:r>
      <w:r w:rsidRPr="000F2C61">
        <w:rPr>
          <w:lang w:val="en-GB"/>
        </w:rPr>
        <w:t xml:space="preserve">These treatment options include techniques such as radiation therapy and chemotherapy [2][3]. Treatment may lead to a reduction in size or disappearance of the tumour. However, it is also possible that the tumour remains the same size, but the cellularity of the tumour reduces, meaning the tumour now consists of a lower number of </w:t>
      </w:r>
      <w:del w:id="2" w:author="Wetstein, S.C." w:date="2019-06-12T11:18:00Z">
        <w:r w:rsidRPr="000F2C61" w:rsidDel="00FC2EB9">
          <w:rPr>
            <w:lang w:val="en-GB"/>
          </w:rPr>
          <w:delText xml:space="preserve">larger </w:delText>
        </w:r>
      </w:del>
      <w:ins w:id="3" w:author="Wetstein, S.C." w:date="2019-06-12T11:18:00Z">
        <w:r w:rsidR="00FC2EB9">
          <w:rPr>
            <w:lang w:val="en-GB"/>
          </w:rPr>
          <w:t>cancer</w:t>
        </w:r>
        <w:r w:rsidR="00FC2EB9" w:rsidRPr="000F2C61">
          <w:rPr>
            <w:lang w:val="en-GB"/>
          </w:rPr>
          <w:t xml:space="preserve"> </w:t>
        </w:r>
      </w:ins>
      <w:r w:rsidRPr="000F2C61">
        <w:rPr>
          <w:lang w:val="en-GB"/>
        </w:rPr>
        <w:t>cells.</w:t>
      </w:r>
    </w:p>
    <w:p w14:paraId="3CC395D8" w14:textId="77777777" w:rsidR="00F37CE5" w:rsidRDefault="00F37CE5" w:rsidP="004223DC">
      <w:pPr>
        <w:jc w:val="both"/>
        <w:rPr>
          <w:lang w:val="en-GB"/>
        </w:rPr>
      </w:pPr>
    </w:p>
    <w:p w14:paraId="705A7162" w14:textId="1820C8C9" w:rsidR="003A53A4" w:rsidRPr="000F2C61" w:rsidRDefault="003A53A4" w:rsidP="00F37CE5">
      <w:pPr>
        <w:ind w:firstLine="36pt"/>
        <w:jc w:val="both"/>
        <w:rPr>
          <w:lang w:val="en-GB"/>
        </w:rPr>
      </w:pPr>
      <w:r w:rsidRPr="000F2C61">
        <w:rPr>
          <w:lang w:val="en-GB"/>
        </w:rPr>
        <w:t>Assessment of the cancer cellularity of a tumour is done to determine the effectiveness of previously applied treatment. The pathological examination of tissue removed during surgery allows for the determination of tumour cellularity. In current clinical practice pathologists manually determine the cellularity of tissue slides, which is a highly subjective and labour-intensive task. The variability in observers reduces the reliability and quality of the cellularity assessment [4].</w:t>
      </w:r>
    </w:p>
    <w:p w14:paraId="1F2CF2DF" w14:textId="77777777" w:rsidR="00CA47C9" w:rsidRDefault="00CA47C9" w:rsidP="004223DC">
      <w:pPr>
        <w:keepNext/>
        <w:jc w:val="both"/>
        <w:rPr>
          <w:lang w:val="en-GB"/>
        </w:rPr>
      </w:pPr>
    </w:p>
    <w:p w14:paraId="0A53F491" w14:textId="77777777" w:rsidR="00CA47C9" w:rsidRDefault="00CA47C9" w:rsidP="004223DC">
      <w:pPr>
        <w:keepNext/>
        <w:jc w:val="both"/>
        <w:rPr>
          <w:lang w:val="en-GB"/>
        </w:rPr>
      </w:pPr>
    </w:p>
    <w:p w14:paraId="392D4EDA" w14:textId="77777777" w:rsidR="00CA47C9" w:rsidRDefault="00CA47C9" w:rsidP="004223DC">
      <w:pPr>
        <w:keepNext/>
        <w:jc w:val="both"/>
        <w:rPr>
          <w:lang w:val="en-GB"/>
        </w:rPr>
      </w:pPr>
    </w:p>
    <w:p w14:paraId="4704A85A" w14:textId="77777777" w:rsidR="00CA47C9" w:rsidRDefault="00CA47C9" w:rsidP="004223DC">
      <w:pPr>
        <w:keepNext/>
        <w:jc w:val="both"/>
        <w:rPr>
          <w:lang w:val="en-GB"/>
        </w:rPr>
      </w:pPr>
    </w:p>
    <w:p w14:paraId="6954265A" w14:textId="77777777" w:rsidR="00CA47C9" w:rsidRDefault="00CA47C9" w:rsidP="004223DC">
      <w:pPr>
        <w:keepNext/>
        <w:jc w:val="both"/>
        <w:rPr>
          <w:lang w:val="en-GB"/>
        </w:rPr>
      </w:pPr>
    </w:p>
    <w:p w14:paraId="58BCB2EA" w14:textId="18BB6D13" w:rsidR="003A53A4" w:rsidRPr="000F2C61" w:rsidRDefault="003A53A4" w:rsidP="004223DC">
      <w:pPr>
        <w:keepNext/>
        <w:jc w:val="both"/>
        <w:rPr>
          <w:lang w:val="en-GB"/>
        </w:rPr>
      </w:pPr>
      <w:r w:rsidRPr="000F2C61">
        <w:rPr>
          <w:noProof/>
        </w:rPr>
        <w:drawing>
          <wp:inline distT="0" distB="0" distL="0" distR="0" wp14:anchorId="679B9D16" wp14:editId="1C6F397E">
            <wp:extent cx="3116404" cy="1951893"/>
            <wp:effectExtent l="0" t="0" r="8255" b="0"/>
            <wp:docPr id="1" name="Picture 1" descr="http://martellab.com/wp-content/uploads/2018/10/BreastPathQOverview.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http://martellab.com/wp-content/uploads/2018/10/BreastPathQOver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404" cy="1951893"/>
                    </a:xfrm>
                    <a:prstGeom prst="rect">
                      <a:avLst/>
                    </a:prstGeom>
                    <a:noFill/>
                    <a:ln>
                      <a:noFill/>
                    </a:ln>
                  </pic:spPr>
                </pic:pic>
              </a:graphicData>
            </a:graphic>
          </wp:inline>
        </w:drawing>
      </w:r>
    </w:p>
    <w:p w14:paraId="5A288DA7" w14:textId="66059328" w:rsidR="003A53A4" w:rsidRPr="000F2C61" w:rsidRDefault="003A53A4" w:rsidP="004223DC">
      <w:pPr>
        <w:pStyle w:val="Caption"/>
        <w:jc w:val="both"/>
        <w:rPr>
          <w:lang w:val="en-GB"/>
        </w:rPr>
      </w:pPr>
      <w:r w:rsidRPr="000F2C61">
        <w:rPr>
          <w:lang w:val="en-GB"/>
        </w:rPr>
        <w:t xml:space="preserve">Figure </w:t>
      </w:r>
      <w:r w:rsidRPr="000F2C61">
        <w:rPr>
          <w:lang w:val="en-GB"/>
        </w:rPr>
        <w:fldChar w:fldCharType="begin"/>
      </w:r>
      <w:r w:rsidRPr="000F2C61">
        <w:rPr>
          <w:lang w:val="en-GB"/>
        </w:rPr>
        <w:instrText xml:space="preserve"> SEQ Figure \* ARABIC </w:instrText>
      </w:r>
      <w:r w:rsidRPr="000F2C61">
        <w:rPr>
          <w:lang w:val="en-GB"/>
        </w:rPr>
        <w:fldChar w:fldCharType="separate"/>
      </w:r>
      <w:r w:rsidR="001E615C">
        <w:rPr>
          <w:noProof/>
          <w:lang w:val="en-GB"/>
        </w:rPr>
        <w:t>1</w:t>
      </w:r>
      <w:r w:rsidRPr="000F2C61">
        <w:rPr>
          <w:lang w:val="en-GB"/>
        </w:rPr>
        <w:fldChar w:fldCharType="end"/>
      </w:r>
      <w:r w:rsidRPr="000F2C61">
        <w:rPr>
          <w:lang w:val="en-GB"/>
        </w:rPr>
        <w:t>: Haematoxylin and eosin stained slide used in the assessment of breast cancer cellularity. On the right the cellularity of specific points of the slide is estimated [4].</w:t>
      </w:r>
    </w:p>
    <w:p w14:paraId="60CF26EB" w14:textId="7B879465" w:rsidR="003A53A4" w:rsidRPr="000F2C61" w:rsidRDefault="003A53A4" w:rsidP="00F37CE5">
      <w:pPr>
        <w:ind w:firstLine="36pt"/>
        <w:jc w:val="both"/>
        <w:rPr>
          <w:lang w:val="en-GB"/>
        </w:rPr>
      </w:pPr>
      <w:r w:rsidRPr="000F2C61">
        <w:rPr>
          <w:lang w:val="en-GB"/>
        </w:rPr>
        <w:t>Automated assessment by image analysis can remove the intra- and inter-observer variability of cellularity determination and help increase the reproducibility of cellularity scores. In this study, we aim to assess cancer cellularity using deep learning techniques. Neural networks have achieved good results in</w:t>
      </w:r>
      <w:del w:id="4" w:author="Suzanne Wetstein" w:date="2019-06-07T17:21:00Z">
        <w:r w:rsidRPr="000F2C61" w:rsidDel="009003FE">
          <w:rPr>
            <w:lang w:val="en-GB"/>
          </w:rPr>
          <w:delText xml:space="preserve"> the</w:delText>
        </w:r>
      </w:del>
      <w:r w:rsidRPr="000F2C61">
        <w:rPr>
          <w:lang w:val="en-GB"/>
        </w:rPr>
        <w:t xml:space="preserve"> histopathological image analysis task</w:t>
      </w:r>
      <w:ins w:id="5" w:author="Suzanne Wetstein" w:date="2019-06-07T17:21:00Z">
        <w:r w:rsidR="009003FE">
          <w:rPr>
            <w:lang w:val="en-GB"/>
          </w:rPr>
          <w:t>s before</w:t>
        </w:r>
      </w:ins>
      <w:r w:rsidRPr="000F2C61">
        <w:rPr>
          <w:lang w:val="en-GB"/>
        </w:rPr>
        <w:t xml:space="preserve"> and are highly useful tools for the computer-aided analysis of medical images [5][6][7]. </w:t>
      </w:r>
    </w:p>
    <w:p w14:paraId="29D2D421" w14:textId="77777777" w:rsidR="00F37CE5" w:rsidRDefault="00F37CE5" w:rsidP="004223DC">
      <w:pPr>
        <w:jc w:val="both"/>
        <w:rPr>
          <w:lang w:val="en-GB"/>
        </w:rPr>
      </w:pPr>
    </w:p>
    <w:p w14:paraId="0614EAC1" w14:textId="5254B0C8" w:rsidR="003A53A4" w:rsidRPr="000F2C61" w:rsidRDefault="003A53A4" w:rsidP="00F37CE5">
      <w:pPr>
        <w:ind w:firstLine="36pt"/>
        <w:jc w:val="both"/>
        <w:rPr>
          <w:lang w:val="en-GB"/>
        </w:rPr>
      </w:pPr>
      <w:r w:rsidRPr="000F2C61">
        <w:rPr>
          <w:lang w:val="en-GB"/>
        </w:rPr>
        <w:t xml:space="preserve">There exist </w:t>
      </w:r>
      <w:r w:rsidR="006F05E3">
        <w:rPr>
          <w:lang w:val="en-GB"/>
        </w:rPr>
        <w:t xml:space="preserve">neural </w:t>
      </w:r>
      <w:r w:rsidRPr="000F2C61">
        <w:rPr>
          <w:lang w:val="en-GB"/>
        </w:rPr>
        <w:t>networks that are pre-trained and can easily be adapted to a different purpose</w:t>
      </w:r>
      <w:commentRangeStart w:id="6"/>
      <w:del w:id="7" w:author="Stijn Bunk" w:date="2019-06-08T12:19:00Z">
        <w:r w:rsidRPr="000F2C61" w:rsidDel="0029753F">
          <w:rPr>
            <w:lang w:val="en-GB"/>
          </w:rPr>
          <w:delText>, whilst retaining high performance in the new task</w:delText>
        </w:r>
      </w:del>
      <w:ins w:id="8" w:author="Stijn Bunk" w:date="2019-06-08T12:20:00Z">
        <w:r w:rsidR="00CE7055">
          <w:rPr>
            <w:lang w:val="en-GB"/>
          </w:rPr>
          <w:t>. This process is called tra</w:t>
        </w:r>
      </w:ins>
      <w:ins w:id="9" w:author="Stijn Bunk" w:date="2019-06-08T12:21:00Z">
        <w:r w:rsidR="00CE7055">
          <w:rPr>
            <w:lang w:val="en-GB"/>
          </w:rPr>
          <w:t xml:space="preserve">nsfer learning and </w:t>
        </w:r>
        <w:del w:id="10" w:author="Wetstein, S.C." w:date="2019-06-12T11:19:00Z">
          <w:r w:rsidR="00615137" w:rsidDel="00FC2EB9">
            <w:rPr>
              <w:lang w:val="en-GB"/>
            </w:rPr>
            <w:delText>makes it so</w:delText>
          </w:r>
        </w:del>
      </w:ins>
      <w:ins w:id="11" w:author="Wetstein, S.C." w:date="2019-06-12T11:19:00Z">
        <w:r w:rsidR="00FC2EB9">
          <w:rPr>
            <w:lang w:val="en-GB"/>
          </w:rPr>
          <w:t>ensures</w:t>
        </w:r>
      </w:ins>
      <w:ins w:id="12" w:author="Stijn Bunk" w:date="2019-06-08T12:21:00Z">
        <w:r w:rsidR="00615137">
          <w:rPr>
            <w:lang w:val="en-GB"/>
          </w:rPr>
          <w:t xml:space="preserve"> that even with a small dataset for the new task, the neural networks still achieve a good performance.</w:t>
        </w:r>
      </w:ins>
      <w:del w:id="13" w:author="Stijn Bunk" w:date="2019-06-08T12:19:00Z">
        <w:r w:rsidRPr="000F2C61" w:rsidDel="000D311B">
          <w:rPr>
            <w:lang w:val="en-GB"/>
          </w:rPr>
          <w:delText>.</w:delText>
        </w:r>
      </w:del>
      <w:r w:rsidRPr="000F2C61">
        <w:rPr>
          <w:lang w:val="en-GB"/>
        </w:rPr>
        <w:t xml:space="preserve"> </w:t>
      </w:r>
      <w:commentRangeEnd w:id="6"/>
      <w:r w:rsidR="009003FE">
        <w:rPr>
          <w:rStyle w:val="CommentReference"/>
          <w:rFonts w:asciiTheme="minorHAnsi" w:eastAsiaTheme="minorHAnsi" w:hAnsiTheme="minorHAnsi" w:cstheme="minorBidi"/>
          <w:lang w:val="nl-NL"/>
        </w:rPr>
        <w:commentReference w:id="6"/>
      </w:r>
      <w:r w:rsidRPr="000F2C61">
        <w:rPr>
          <w:lang w:val="en-GB"/>
        </w:rPr>
        <w:t xml:space="preserve">A selection of </w:t>
      </w:r>
      <w:del w:id="14" w:author="Suzanne Wetstein" w:date="2019-06-07T17:23:00Z">
        <w:r w:rsidRPr="000F2C61" w:rsidDel="009003FE">
          <w:rPr>
            <w:lang w:val="en-GB"/>
          </w:rPr>
          <w:delText xml:space="preserve">these </w:delText>
        </w:r>
      </w:del>
      <w:r w:rsidRPr="000F2C61">
        <w:rPr>
          <w:lang w:val="en-GB"/>
        </w:rPr>
        <w:t xml:space="preserve">networks we </w:t>
      </w:r>
      <w:del w:id="15" w:author="Suzanne Wetstein" w:date="2019-06-07T17:23:00Z">
        <w:r w:rsidRPr="000F2C61" w:rsidDel="009003FE">
          <w:rPr>
            <w:lang w:val="en-GB"/>
          </w:rPr>
          <w:delText xml:space="preserve">will </w:delText>
        </w:r>
      </w:del>
      <w:r w:rsidRPr="000F2C61">
        <w:rPr>
          <w:lang w:val="en-GB"/>
        </w:rPr>
        <w:t xml:space="preserve">look at in this paper is InceptionV3 [8], VGG19 [9], Xception [10] and </w:t>
      </w:r>
      <w:commentRangeStart w:id="16"/>
      <w:r w:rsidRPr="000F2C61">
        <w:rPr>
          <w:lang w:val="en-GB"/>
        </w:rPr>
        <w:t>ResNet50 [11], all of which were pre-trained on the ImageNet dataset and are included with the Keras python library. The networks achieved top-5 accuracies on the ImageNet dataset of 0.937, 0.900, 0.945 and 0.921 respectively [12].</w:t>
      </w:r>
      <w:commentRangeEnd w:id="16"/>
      <w:r w:rsidR="00F67D43">
        <w:rPr>
          <w:rStyle w:val="CommentReference"/>
          <w:rFonts w:asciiTheme="minorHAnsi" w:eastAsiaTheme="minorHAnsi" w:hAnsiTheme="minorHAnsi" w:cstheme="minorBidi"/>
          <w:lang w:val="nl-NL"/>
        </w:rPr>
        <w:commentReference w:id="16"/>
      </w:r>
      <w:r w:rsidRPr="000F2C61">
        <w:rPr>
          <w:lang w:val="en-GB"/>
        </w:rPr>
        <w:t xml:space="preserve"> In this paper we </w:t>
      </w:r>
      <w:del w:id="17" w:author="Suzanne Wetstein" w:date="2019-06-07T17:24:00Z">
        <w:r w:rsidRPr="000F2C61" w:rsidDel="009003FE">
          <w:rPr>
            <w:lang w:val="en-GB"/>
          </w:rPr>
          <w:delText xml:space="preserve">will </w:delText>
        </w:r>
      </w:del>
      <w:r w:rsidRPr="000F2C61">
        <w:rPr>
          <w:lang w:val="en-GB"/>
        </w:rPr>
        <w:t>re</w:t>
      </w:r>
      <w:ins w:id="18" w:author="Suzanne Wetstein" w:date="2019-06-07T17:24:00Z">
        <w:r w:rsidR="009003FE">
          <w:rPr>
            <w:lang w:val="en-GB"/>
          </w:rPr>
          <w:t>-</w:t>
        </w:r>
      </w:ins>
      <w:r w:rsidRPr="000F2C61">
        <w:rPr>
          <w:lang w:val="en-GB"/>
        </w:rPr>
        <w:t>train these networks to be used in the cancer cellularity determination task.</w:t>
      </w:r>
    </w:p>
    <w:p w14:paraId="17CEC170" w14:textId="77777777" w:rsidR="00F37CE5" w:rsidRDefault="00F37CE5" w:rsidP="004223DC">
      <w:pPr>
        <w:jc w:val="both"/>
        <w:rPr>
          <w:lang w:val="en-GB"/>
        </w:rPr>
      </w:pPr>
    </w:p>
    <w:p w14:paraId="21708864" w14:textId="6910387E" w:rsidR="00FC2EB9" w:rsidRDefault="003A53A4" w:rsidP="00F37CE5">
      <w:pPr>
        <w:ind w:firstLine="36pt"/>
        <w:jc w:val="both"/>
        <w:rPr>
          <w:ins w:id="19" w:author="Wetstein, S.C." w:date="2019-06-12T11:20:00Z"/>
          <w:lang w:val="en-GB"/>
        </w:rPr>
      </w:pPr>
      <w:r w:rsidRPr="000F2C61">
        <w:rPr>
          <w:lang w:val="en-GB"/>
        </w:rPr>
        <w:t xml:space="preserve">Assessing the effectiveness of any method on a certain task requires an evaluation metric. To compare automatically assessed cancer cellularity scores to manually obtained ones, a fair metric needs to be chosen. This study ventures to compare the </w:t>
      </w:r>
      <w:del w:id="20" w:author="Wetstein, S.C." w:date="2019-06-12T11:20:00Z">
        <w:r w:rsidRPr="000F2C61" w:rsidDel="00FC2EB9">
          <w:rPr>
            <w:lang w:val="en-GB"/>
          </w:rPr>
          <w:delText xml:space="preserve">three </w:delText>
        </w:r>
      </w:del>
      <w:ins w:id="21" w:author="Wetstein, S.C." w:date="2019-06-12T11:20:00Z">
        <w:r w:rsidR="00FC2EB9">
          <w:rPr>
            <w:lang w:val="en-GB"/>
          </w:rPr>
          <w:t>four</w:t>
        </w:r>
        <w:r w:rsidR="00FC2EB9" w:rsidRPr="000F2C61">
          <w:rPr>
            <w:lang w:val="en-GB"/>
          </w:rPr>
          <w:t xml:space="preserve"> </w:t>
        </w:r>
      </w:ins>
      <w:r w:rsidRPr="000F2C61">
        <w:rPr>
          <w:lang w:val="en-GB"/>
        </w:rPr>
        <w:t xml:space="preserve">different networks with a multitude of metrics. We utilize existing metrics like </w:t>
      </w:r>
      <w:commentRangeStart w:id="22"/>
      <w:r w:rsidRPr="000F2C61">
        <w:rPr>
          <w:lang w:val="en-GB"/>
        </w:rPr>
        <w:t xml:space="preserve">Spearman </w:t>
      </w:r>
      <w:r w:rsidR="00A5145B">
        <w:rPr>
          <w:lang w:val="en-GB"/>
        </w:rPr>
        <w:t>C</w:t>
      </w:r>
      <w:r w:rsidRPr="000F2C61">
        <w:rPr>
          <w:lang w:val="en-GB"/>
        </w:rPr>
        <w:t xml:space="preserve">orrelation, Kendall’s </w:t>
      </w:r>
      <w:r w:rsidR="00A5145B">
        <w:rPr>
          <w:lang w:val="en-GB"/>
        </w:rPr>
        <w:t>T</w:t>
      </w:r>
      <w:r w:rsidRPr="000F2C61">
        <w:rPr>
          <w:lang w:val="en-GB"/>
        </w:rPr>
        <w:t>au</w:t>
      </w:r>
      <w:commentRangeEnd w:id="22"/>
      <w:r w:rsidR="009003FE">
        <w:rPr>
          <w:rStyle w:val="CommentReference"/>
          <w:rFonts w:asciiTheme="minorHAnsi" w:eastAsiaTheme="minorHAnsi" w:hAnsiTheme="minorHAnsi" w:cstheme="minorBidi"/>
          <w:lang w:val="nl-NL"/>
        </w:rPr>
        <w:commentReference w:id="22"/>
      </w:r>
      <w:r w:rsidR="00A43472">
        <w:rPr>
          <w:lang w:val="en-GB"/>
        </w:rPr>
        <w:t xml:space="preserve"> [18]</w:t>
      </w:r>
      <w:r w:rsidRPr="000F2C61">
        <w:rPr>
          <w:lang w:val="en-GB"/>
        </w:rPr>
        <w:t xml:space="preserve">, </w:t>
      </w:r>
      <w:r w:rsidR="00A5145B">
        <w:rPr>
          <w:lang w:val="en-GB"/>
        </w:rPr>
        <w:t>M</w:t>
      </w:r>
      <w:r w:rsidRPr="000F2C61">
        <w:rPr>
          <w:lang w:val="en-GB"/>
        </w:rPr>
        <w:t>ean</w:t>
      </w:r>
      <w:r w:rsidR="00A5145B">
        <w:rPr>
          <w:lang w:val="en-GB"/>
        </w:rPr>
        <w:t xml:space="preserve"> S</w:t>
      </w:r>
      <w:r w:rsidRPr="000F2C61">
        <w:rPr>
          <w:lang w:val="en-GB"/>
        </w:rPr>
        <w:t xml:space="preserve">quared </w:t>
      </w:r>
      <w:r w:rsidR="00A5145B">
        <w:rPr>
          <w:lang w:val="en-GB"/>
        </w:rPr>
        <w:t>E</w:t>
      </w:r>
      <w:r w:rsidRPr="000F2C61">
        <w:rPr>
          <w:lang w:val="en-GB"/>
        </w:rPr>
        <w:t xml:space="preserve">rror and </w:t>
      </w:r>
      <w:r w:rsidR="00A5145B">
        <w:rPr>
          <w:lang w:val="en-GB"/>
        </w:rPr>
        <w:t>P</w:t>
      </w:r>
      <w:r w:rsidRPr="000F2C61">
        <w:rPr>
          <w:lang w:val="en-GB"/>
        </w:rPr>
        <w:t xml:space="preserve">rediction </w:t>
      </w:r>
      <w:r w:rsidR="00A5145B">
        <w:rPr>
          <w:lang w:val="en-GB"/>
        </w:rPr>
        <w:t>P</w:t>
      </w:r>
      <w:r w:rsidRPr="000F2C61">
        <w:rPr>
          <w:lang w:val="en-GB"/>
        </w:rPr>
        <w:t xml:space="preserve">robability [13]. It is expected that networks which performed better on the ImageNet dataset will show the highest scores [14]. </w:t>
      </w:r>
    </w:p>
    <w:p w14:paraId="6B7E985F" w14:textId="5BCC7F32" w:rsidR="003A53A4" w:rsidRPr="000F2C61" w:rsidRDefault="003A53A4" w:rsidP="00F37CE5">
      <w:pPr>
        <w:ind w:firstLine="36pt"/>
        <w:jc w:val="both"/>
        <w:rPr>
          <w:lang w:val="en-GB"/>
        </w:rPr>
      </w:pPr>
      <w:commentRangeStart w:id="23"/>
      <w:r w:rsidRPr="000F2C61">
        <w:rPr>
          <w:lang w:val="en-GB"/>
        </w:rPr>
        <w:lastRenderedPageBreak/>
        <w:t xml:space="preserve">The results showed that Xception had the best scores for Kendall’s Tau, prediction probability, and Spearman correlation, but the worst score for mean squared error. VGG19 performed the worst according </w:t>
      </w:r>
      <w:del w:id="24" w:author="Wetstein, S.C." w:date="2019-06-12T11:21:00Z">
        <w:r w:rsidRPr="000F2C61" w:rsidDel="00FC2EB9">
          <w:rPr>
            <w:lang w:val="en-GB"/>
          </w:rPr>
          <w:delText>to the three metrics Xception scored the best in</w:delText>
        </w:r>
      </w:del>
      <w:ins w:id="25" w:author="Wetstein, S.C." w:date="2019-06-12T11:21:00Z">
        <w:r w:rsidR="00FC2EB9">
          <w:rPr>
            <w:lang w:val="en-GB"/>
          </w:rPr>
          <w:t>to all metrics except mean squared error, where it scored best.</w:t>
        </w:r>
      </w:ins>
      <w:del w:id="26" w:author="Wetstein, S.C." w:date="2019-06-12T11:21:00Z">
        <w:r w:rsidRPr="000F2C61" w:rsidDel="00FC2EB9">
          <w:rPr>
            <w:lang w:val="en-GB"/>
          </w:rPr>
          <w:delText>, and the best in the metric Xception scored the worst in.</w:delText>
        </w:r>
      </w:del>
      <w:r w:rsidRPr="000F2C61">
        <w:rPr>
          <w:lang w:val="en-GB"/>
        </w:rPr>
        <w:t xml:space="preserve"> InceptionV3 scored between both other networks in every metric.</w:t>
      </w:r>
      <w:commentRangeEnd w:id="23"/>
      <w:r w:rsidRPr="000F2C61">
        <w:rPr>
          <w:rStyle w:val="CommentReference"/>
          <w:lang w:val="en-GB"/>
        </w:rPr>
        <w:commentReference w:id="23"/>
      </w:r>
      <w:r w:rsidR="004A2A78">
        <w:rPr>
          <w:lang w:val="en-GB"/>
        </w:rPr>
        <w:t xml:space="preserve"> ResNet50 did not produce proper results</w:t>
      </w:r>
      <w:r w:rsidR="00012280">
        <w:rPr>
          <w:lang w:val="en-GB"/>
        </w:rPr>
        <w:t>.</w:t>
      </w:r>
    </w:p>
    <w:p w14:paraId="76E577AD" w14:textId="77777777" w:rsidR="00F37CE5" w:rsidRDefault="00F37CE5" w:rsidP="004223DC">
      <w:pPr>
        <w:jc w:val="both"/>
        <w:rPr>
          <w:lang w:val="en-GB"/>
        </w:rPr>
      </w:pPr>
    </w:p>
    <w:p w14:paraId="72A85F6E" w14:textId="2188AF92" w:rsidR="003A53A4" w:rsidRPr="000F2C61" w:rsidRDefault="003A53A4" w:rsidP="00F37CE5">
      <w:pPr>
        <w:ind w:firstLine="36pt"/>
        <w:jc w:val="both"/>
        <w:rPr>
          <w:lang w:val="en-GB"/>
        </w:rPr>
      </w:pPr>
      <w:r w:rsidRPr="000F2C61">
        <w:rPr>
          <w:lang w:val="en-GB"/>
        </w:rPr>
        <w:t xml:space="preserve">The dataset the networks will be applied on is the </w:t>
      </w:r>
      <w:proofErr w:type="spellStart"/>
      <w:r w:rsidRPr="000F2C61">
        <w:rPr>
          <w:lang w:val="en-GB"/>
        </w:rPr>
        <w:t>BreastPathQ</w:t>
      </w:r>
      <w:proofErr w:type="spellEnd"/>
      <w:r w:rsidRPr="000F2C61">
        <w:rPr>
          <w:lang w:val="en-GB"/>
        </w:rPr>
        <w:t xml:space="preserve"> dataset. This dataset is available in the SPIE-AAPM-NCI </w:t>
      </w:r>
      <w:proofErr w:type="spellStart"/>
      <w:r w:rsidRPr="000F2C61">
        <w:rPr>
          <w:lang w:val="en-GB"/>
        </w:rPr>
        <w:t>BreastPathQ</w:t>
      </w:r>
      <w:proofErr w:type="spellEnd"/>
      <w:r w:rsidRPr="000F2C61">
        <w:rPr>
          <w:lang w:val="en-GB"/>
        </w:rPr>
        <w:t>: Cancer Cellularity Challenge</w:t>
      </w:r>
      <w:r w:rsidR="004D17BA">
        <w:rPr>
          <w:lang w:val="en-GB"/>
        </w:rPr>
        <w:t xml:space="preserve"> [4]</w:t>
      </w:r>
      <w:r w:rsidRPr="000F2C61">
        <w:rPr>
          <w:lang w:val="en-GB"/>
        </w:rPr>
        <w:t xml:space="preserve">. </w:t>
      </w:r>
    </w:p>
    <w:p w14:paraId="406206F5" w14:textId="77777777" w:rsidR="003A53A4" w:rsidRPr="000F2C61" w:rsidRDefault="003A53A4" w:rsidP="003A53A4">
      <w:pPr>
        <w:pStyle w:val="Heading1"/>
        <w:rPr>
          <w:lang w:val="en-GB"/>
        </w:rPr>
      </w:pPr>
      <w:commentRangeStart w:id="27"/>
      <w:r w:rsidRPr="000F2C61">
        <w:rPr>
          <w:lang w:val="en-GB"/>
        </w:rPr>
        <w:t>Methods</w:t>
      </w:r>
      <w:commentRangeEnd w:id="27"/>
      <w:r w:rsidR="000401C3">
        <w:rPr>
          <w:rStyle w:val="CommentReference"/>
          <w:rFonts w:asciiTheme="minorHAnsi" w:eastAsiaTheme="minorHAnsi" w:hAnsiTheme="minorHAnsi" w:cstheme="minorBidi"/>
          <w:smallCaps w:val="0"/>
          <w:noProof w:val="0"/>
          <w:lang w:val="nl-NL"/>
        </w:rPr>
        <w:commentReference w:id="27"/>
      </w:r>
    </w:p>
    <w:p w14:paraId="47E6F39E" w14:textId="5F60B8BF" w:rsidR="00731C18" w:rsidRDefault="001A691A" w:rsidP="00D31103">
      <w:pPr>
        <w:ind w:firstLine="36pt"/>
        <w:jc w:val="both"/>
        <w:rPr>
          <w:lang w:val="en-GB"/>
        </w:rPr>
      </w:pPr>
      <w:r>
        <w:rPr>
          <w:lang w:val="en-GB"/>
        </w:rPr>
        <w:t xml:space="preserve">The </w:t>
      </w:r>
      <w:proofErr w:type="spellStart"/>
      <w:r>
        <w:rPr>
          <w:lang w:val="en-GB"/>
        </w:rPr>
        <w:t>BreastPathQ</w:t>
      </w:r>
      <w:proofErr w:type="spellEnd"/>
      <w:ins w:id="28" w:author="Wetstein, S.C." w:date="2019-06-12T11:22:00Z">
        <w:r w:rsidR="00FC2EB9">
          <w:rPr>
            <w:lang w:val="en-GB"/>
          </w:rPr>
          <w:t xml:space="preserve"> data</w:t>
        </w:r>
      </w:ins>
      <w:del w:id="29" w:author="Wetstein, S.C." w:date="2019-06-12T11:22:00Z">
        <w:r w:rsidDel="00FC2EB9">
          <w:rPr>
            <w:lang w:val="en-GB"/>
          </w:rPr>
          <w:delText xml:space="preserve"> training </w:delText>
        </w:r>
      </w:del>
      <w:r>
        <w:rPr>
          <w:lang w:val="en-GB"/>
        </w:rPr>
        <w:t>set</w:t>
      </w:r>
      <w:commentRangeStart w:id="30"/>
      <w:r w:rsidR="004D17BA" w:rsidRPr="000F2C61">
        <w:rPr>
          <w:lang w:val="en-GB"/>
        </w:rPr>
        <w:t xml:space="preserve"> contains 2579 patches extracted from 96 whole slide images. The whole slide images were made from breast tissue obtained from 64 patients. </w:t>
      </w:r>
      <w:del w:id="31" w:author="Wetstein, S.C." w:date="2019-06-12T11:23:00Z">
        <w:r w:rsidR="004D17BA" w:rsidRPr="000F2C61" w:rsidDel="00FC2EB9">
          <w:rPr>
            <w:lang w:val="en-GB"/>
          </w:rPr>
          <w:delText>The training set</w:delText>
        </w:r>
      </w:del>
      <w:ins w:id="32" w:author="Wetstein, S.C." w:date="2019-06-12T11:23:00Z">
        <w:r w:rsidR="00FC2EB9">
          <w:rPr>
            <w:lang w:val="en-GB"/>
          </w:rPr>
          <w:t>Each patch</w:t>
        </w:r>
      </w:ins>
      <w:r w:rsidR="004D17BA" w:rsidRPr="000F2C61">
        <w:rPr>
          <w:lang w:val="en-GB"/>
        </w:rPr>
        <w:t xml:space="preserve"> has one tumour cellularity score assigned </w:t>
      </w:r>
      <w:del w:id="33" w:author="Wetstein, S.C." w:date="2019-06-12T11:23:00Z">
        <w:r w:rsidR="004D17BA" w:rsidRPr="000F2C61" w:rsidDel="00FC2EB9">
          <w:rPr>
            <w:lang w:val="en-GB"/>
          </w:rPr>
          <w:delText>per patch</w:delText>
        </w:r>
      </w:del>
      <w:ins w:id="34" w:author="Wetstein, S.C." w:date="2019-06-12T11:23:00Z">
        <w:r w:rsidR="00FC2EB9">
          <w:rPr>
            <w:lang w:val="en-GB"/>
          </w:rPr>
          <w:t>to it</w:t>
        </w:r>
      </w:ins>
      <w:r w:rsidR="004D17BA" w:rsidRPr="000F2C61">
        <w:rPr>
          <w:lang w:val="en-GB"/>
        </w:rPr>
        <w:t xml:space="preserve"> [4]. </w:t>
      </w:r>
      <w:commentRangeEnd w:id="30"/>
      <w:r w:rsidR="004D17BA">
        <w:rPr>
          <w:rStyle w:val="CommentReference"/>
          <w:rFonts w:asciiTheme="minorHAnsi" w:eastAsiaTheme="minorHAnsi" w:hAnsiTheme="minorHAnsi" w:cstheme="minorBidi"/>
          <w:lang w:val="nl-NL"/>
        </w:rPr>
        <w:commentReference w:id="30"/>
      </w:r>
      <w:r w:rsidR="003A53A4" w:rsidRPr="000F2C61">
        <w:rPr>
          <w:lang w:val="en-GB"/>
        </w:rPr>
        <w:t xml:space="preserve">The </w:t>
      </w:r>
      <w:del w:id="35" w:author="Wetstein, S.C." w:date="2019-06-12T11:23:00Z">
        <w:r w:rsidR="003A53A4" w:rsidRPr="000F2C61" w:rsidDel="00FC2EB9">
          <w:rPr>
            <w:lang w:val="en-GB"/>
          </w:rPr>
          <w:delText xml:space="preserve">training </w:delText>
        </w:r>
      </w:del>
      <w:ins w:id="36" w:author="Wetstein, S.C." w:date="2019-06-12T11:23:00Z">
        <w:r w:rsidR="00FC2EB9">
          <w:rPr>
            <w:lang w:val="en-GB"/>
          </w:rPr>
          <w:t>data</w:t>
        </w:r>
      </w:ins>
      <w:r w:rsidR="003A53A4" w:rsidRPr="000F2C61">
        <w:rPr>
          <w:lang w:val="en-GB"/>
        </w:rPr>
        <w:t xml:space="preserve">set was split up into three parts based on the patient ID to create our own training, validation and test datasets. </w:t>
      </w:r>
      <w:commentRangeStart w:id="37"/>
      <w:r w:rsidR="003A53A4" w:rsidRPr="000F2C61">
        <w:rPr>
          <w:lang w:val="en-GB"/>
        </w:rPr>
        <w:t>45 patients had their associated patches turned into 1489 train patches, 8 patients and their 429 patches became the validation dataset, and 10 patients and their 476 patches became the test dataset.</w:t>
      </w:r>
      <w:commentRangeEnd w:id="37"/>
      <w:r w:rsidR="009003FE">
        <w:rPr>
          <w:rStyle w:val="CommentReference"/>
          <w:rFonts w:asciiTheme="minorHAnsi" w:eastAsiaTheme="minorHAnsi" w:hAnsiTheme="minorHAnsi" w:cstheme="minorBidi"/>
          <w:lang w:val="nl-NL"/>
        </w:rPr>
        <w:commentReference w:id="37"/>
      </w:r>
      <w:r w:rsidR="00571A7D">
        <w:rPr>
          <w:lang w:val="en-GB"/>
        </w:rPr>
        <w:t xml:space="preserve"> This split is also shown in Table 1.</w:t>
      </w:r>
    </w:p>
    <w:p w14:paraId="28DA0E94" w14:textId="77777777" w:rsidR="00571A7D" w:rsidRDefault="00571A7D" w:rsidP="001A691A">
      <w:pPr>
        <w:jc w:val="both"/>
        <w:rPr>
          <w:lang w:val="en-GB"/>
        </w:rPr>
      </w:pPr>
    </w:p>
    <w:p w14:paraId="4D5251B6" w14:textId="7150A531" w:rsidR="00731C18" w:rsidRDefault="00571A7D" w:rsidP="00571A7D">
      <w:pPr>
        <w:pStyle w:val="Caption"/>
        <w:jc w:val="both"/>
        <w:rPr>
          <w:lang w:val="en-GB"/>
        </w:rPr>
      </w:pPr>
      <w:r w:rsidRPr="000F2C61">
        <w:rPr>
          <w:lang w:val="en-GB"/>
        </w:rPr>
        <w:t xml:space="preserve">Table </w:t>
      </w:r>
      <w:r w:rsidRPr="000F2C61">
        <w:rPr>
          <w:lang w:val="en-GB"/>
        </w:rPr>
        <w:fldChar w:fldCharType="begin"/>
      </w:r>
      <w:r w:rsidRPr="000F2C61">
        <w:rPr>
          <w:lang w:val="en-GB"/>
        </w:rPr>
        <w:instrText xml:space="preserve"> SEQ Table \* ARABIC </w:instrText>
      </w:r>
      <w:r w:rsidRPr="000F2C61">
        <w:rPr>
          <w:lang w:val="en-GB"/>
        </w:rPr>
        <w:fldChar w:fldCharType="separate"/>
      </w:r>
      <w:r w:rsidRPr="000F2C61">
        <w:rPr>
          <w:noProof/>
          <w:lang w:val="en-GB"/>
        </w:rPr>
        <w:t>1</w:t>
      </w:r>
      <w:r w:rsidRPr="000F2C61">
        <w:rPr>
          <w:lang w:val="en-GB"/>
        </w:rPr>
        <w:fldChar w:fldCharType="end"/>
      </w:r>
      <w:r w:rsidRPr="000F2C61">
        <w:rPr>
          <w:lang w:val="en-GB"/>
        </w:rPr>
        <w:t xml:space="preserve">: </w:t>
      </w:r>
      <w:commentRangeStart w:id="38"/>
      <w:r w:rsidRPr="000F2C61">
        <w:rPr>
          <w:lang w:val="en-GB"/>
        </w:rPr>
        <w:t>T</w:t>
      </w:r>
      <w:ins w:id="39" w:author="Bunk, S.A.O." w:date="2019-06-12T12:54:00Z">
        <w:r w:rsidR="00C329C7">
          <w:rPr>
            <w:lang w:val="en-GB"/>
          </w:rPr>
          <w:t>he</w:t>
        </w:r>
      </w:ins>
      <w:r w:rsidR="00485823">
        <w:rPr>
          <w:lang w:val="en-GB"/>
        </w:rPr>
        <w:t xml:space="preserve"> </w:t>
      </w:r>
      <w:proofErr w:type="spellStart"/>
      <w:r w:rsidR="00485823">
        <w:rPr>
          <w:lang w:val="en-GB"/>
        </w:rPr>
        <w:t>BreastPathQ</w:t>
      </w:r>
      <w:proofErr w:type="spellEnd"/>
      <w:r w:rsidR="00485823">
        <w:rPr>
          <w:lang w:val="en-GB"/>
        </w:rPr>
        <w:t xml:space="preserve"> training</w:t>
      </w:r>
      <w:ins w:id="40" w:author="Bunk, S.A.O." w:date="2019-06-12T12:54:00Z">
        <w:r w:rsidR="00C329C7">
          <w:rPr>
            <w:lang w:val="en-GB"/>
          </w:rPr>
          <w:t xml:space="preserve"> dataset split into a</w:t>
        </w:r>
      </w:ins>
      <w:r w:rsidR="00485823">
        <w:rPr>
          <w:lang w:val="en-GB"/>
        </w:rPr>
        <w:t xml:space="preserve"> new</w:t>
      </w:r>
      <w:ins w:id="41" w:author="Bunk, S.A.O." w:date="2019-06-12T12:54:00Z">
        <w:r w:rsidR="00C329C7">
          <w:rPr>
            <w:lang w:val="en-GB"/>
          </w:rPr>
          <w:t xml:space="preserve"> training set, validation set and test set</w:t>
        </w:r>
        <w:r w:rsidR="001870D6">
          <w:rPr>
            <w:lang w:val="en-GB"/>
          </w:rPr>
          <w:t>.</w:t>
        </w:r>
      </w:ins>
      <w:del w:id="42" w:author="Bunk, S.A.O." w:date="2019-06-12T12:54:00Z">
        <w:r w:rsidRPr="000F2C61" w:rsidDel="00C329C7">
          <w:rPr>
            <w:lang w:val="en-GB"/>
          </w:rPr>
          <w:delText xml:space="preserve">he </w:delText>
        </w:r>
        <w:r w:rsidRPr="000F2C61" w:rsidDel="00D95092">
          <w:rPr>
            <w:lang w:val="en-GB"/>
          </w:rPr>
          <w:delText>augmentation techniques and their range values.</w:delText>
        </w:r>
      </w:del>
      <w:commentRangeEnd w:id="38"/>
      <w:r w:rsidR="002E13F8">
        <w:rPr>
          <w:rStyle w:val="CommentReference"/>
          <w:i w:val="0"/>
          <w:iCs w:val="0"/>
          <w:color w:val="auto"/>
        </w:rPr>
        <w:commentReference w:id="38"/>
      </w:r>
    </w:p>
    <w:tbl>
      <w:tblPr>
        <w:tblStyle w:val="TableGrid"/>
        <w:tblW w:w="0pt" w:type="dxa"/>
        <w:tblLook w:firstRow="1" w:lastRow="0" w:firstColumn="1" w:lastColumn="0" w:noHBand="0" w:noVBand="1"/>
      </w:tblPr>
      <w:tblGrid>
        <w:gridCol w:w="1618"/>
        <w:gridCol w:w="1619"/>
        <w:gridCol w:w="1619"/>
      </w:tblGrid>
      <w:tr w:rsidR="00731C18" w14:paraId="356C1403" w14:textId="77777777" w:rsidTr="00731C18">
        <w:tc>
          <w:tcPr>
            <w:tcW w:w="80.90pt" w:type="dxa"/>
          </w:tcPr>
          <w:p w14:paraId="3B7FCFAB" w14:textId="0735900F" w:rsidR="00731C18" w:rsidRDefault="00731C18" w:rsidP="001A691A">
            <w:pPr>
              <w:jc w:val="both"/>
              <w:rPr>
                <w:lang w:val="en-GB"/>
              </w:rPr>
            </w:pPr>
            <w:r>
              <w:rPr>
                <w:lang w:val="en-GB"/>
              </w:rPr>
              <w:t>Training Set</w:t>
            </w:r>
          </w:p>
        </w:tc>
        <w:tc>
          <w:tcPr>
            <w:tcW w:w="80.95pt" w:type="dxa"/>
          </w:tcPr>
          <w:p w14:paraId="314E99C8" w14:textId="51B841BD" w:rsidR="00731C18" w:rsidRDefault="00731C18" w:rsidP="001A691A">
            <w:pPr>
              <w:jc w:val="both"/>
              <w:rPr>
                <w:lang w:val="en-GB"/>
              </w:rPr>
            </w:pPr>
            <w:r>
              <w:rPr>
                <w:lang w:val="en-GB"/>
              </w:rPr>
              <w:t>Validation Set</w:t>
            </w:r>
          </w:p>
        </w:tc>
        <w:tc>
          <w:tcPr>
            <w:tcW w:w="80.95pt" w:type="dxa"/>
          </w:tcPr>
          <w:p w14:paraId="2F6E4C26" w14:textId="16C004D3" w:rsidR="00731C18" w:rsidRDefault="00731C18" w:rsidP="001A691A">
            <w:pPr>
              <w:jc w:val="both"/>
              <w:rPr>
                <w:lang w:val="en-GB"/>
              </w:rPr>
            </w:pPr>
            <w:r>
              <w:rPr>
                <w:lang w:val="en-GB"/>
              </w:rPr>
              <w:t>Test Set</w:t>
            </w:r>
          </w:p>
        </w:tc>
      </w:tr>
      <w:tr w:rsidR="00731C18" w14:paraId="3817A4BB" w14:textId="77777777" w:rsidTr="00731C18">
        <w:tc>
          <w:tcPr>
            <w:tcW w:w="80.90pt" w:type="dxa"/>
          </w:tcPr>
          <w:p w14:paraId="0E489880" w14:textId="1035D0FD" w:rsidR="00731C18" w:rsidRDefault="00731C18" w:rsidP="001A691A">
            <w:pPr>
              <w:jc w:val="both"/>
              <w:rPr>
                <w:lang w:val="en-GB"/>
              </w:rPr>
            </w:pPr>
            <w:r>
              <w:rPr>
                <w:lang w:val="en-GB"/>
              </w:rPr>
              <w:t>45 patients</w:t>
            </w:r>
          </w:p>
        </w:tc>
        <w:tc>
          <w:tcPr>
            <w:tcW w:w="80.95pt" w:type="dxa"/>
          </w:tcPr>
          <w:p w14:paraId="120F1F13" w14:textId="3FCAE55B" w:rsidR="00731C18" w:rsidRDefault="00C51878" w:rsidP="001A691A">
            <w:pPr>
              <w:jc w:val="both"/>
              <w:rPr>
                <w:lang w:val="en-GB"/>
              </w:rPr>
            </w:pPr>
            <w:r>
              <w:rPr>
                <w:lang w:val="en-GB"/>
              </w:rPr>
              <w:t>8 patients</w:t>
            </w:r>
          </w:p>
        </w:tc>
        <w:tc>
          <w:tcPr>
            <w:tcW w:w="80.95pt" w:type="dxa"/>
          </w:tcPr>
          <w:p w14:paraId="6927D4B2" w14:textId="164BF6E6" w:rsidR="00731C18" w:rsidRDefault="00C51878" w:rsidP="001A691A">
            <w:pPr>
              <w:jc w:val="both"/>
              <w:rPr>
                <w:lang w:val="en-GB"/>
              </w:rPr>
            </w:pPr>
            <w:r>
              <w:rPr>
                <w:lang w:val="en-GB"/>
              </w:rPr>
              <w:t>10 patients</w:t>
            </w:r>
          </w:p>
        </w:tc>
      </w:tr>
      <w:tr w:rsidR="00731C18" w14:paraId="1CCF9C09" w14:textId="77777777" w:rsidTr="00731C18">
        <w:tc>
          <w:tcPr>
            <w:tcW w:w="80.90pt" w:type="dxa"/>
          </w:tcPr>
          <w:p w14:paraId="7E175B45" w14:textId="7EFE0151" w:rsidR="00731C18" w:rsidRDefault="00C51878" w:rsidP="001A691A">
            <w:pPr>
              <w:jc w:val="both"/>
              <w:rPr>
                <w:lang w:val="en-GB"/>
              </w:rPr>
            </w:pPr>
            <w:r>
              <w:rPr>
                <w:lang w:val="en-GB"/>
              </w:rPr>
              <w:t>1489 patches</w:t>
            </w:r>
          </w:p>
        </w:tc>
        <w:tc>
          <w:tcPr>
            <w:tcW w:w="80.95pt" w:type="dxa"/>
          </w:tcPr>
          <w:p w14:paraId="61154EE4" w14:textId="31893DAA" w:rsidR="00731C18" w:rsidRDefault="00C51878" w:rsidP="001A691A">
            <w:pPr>
              <w:jc w:val="both"/>
              <w:rPr>
                <w:lang w:val="en-GB"/>
              </w:rPr>
            </w:pPr>
            <w:r>
              <w:rPr>
                <w:lang w:val="en-GB"/>
              </w:rPr>
              <w:t>429 patches</w:t>
            </w:r>
          </w:p>
        </w:tc>
        <w:tc>
          <w:tcPr>
            <w:tcW w:w="80.95pt" w:type="dxa"/>
          </w:tcPr>
          <w:p w14:paraId="09805F2B" w14:textId="089D94FF" w:rsidR="00731C18" w:rsidRDefault="00C51878" w:rsidP="001A691A">
            <w:pPr>
              <w:jc w:val="both"/>
              <w:rPr>
                <w:lang w:val="en-GB"/>
              </w:rPr>
            </w:pPr>
            <w:r>
              <w:rPr>
                <w:lang w:val="en-GB"/>
              </w:rPr>
              <w:t>476 patches</w:t>
            </w:r>
          </w:p>
        </w:tc>
      </w:tr>
    </w:tbl>
    <w:p w14:paraId="67203948" w14:textId="7E28E453" w:rsidR="00D31103" w:rsidRDefault="00D31103" w:rsidP="00D31103">
      <w:pPr>
        <w:ind w:firstLine="36pt"/>
        <w:jc w:val="both"/>
        <w:rPr>
          <w:lang w:val="en-GB"/>
        </w:rPr>
      </w:pPr>
    </w:p>
    <w:p w14:paraId="076C45B4" w14:textId="6D8DBCA4" w:rsidR="005E7E80" w:rsidRDefault="005E7E80" w:rsidP="005E7E80">
      <w:pPr>
        <w:pStyle w:val="Heading2"/>
        <w:rPr>
          <w:lang w:val="en-GB"/>
        </w:rPr>
      </w:pPr>
      <w:r>
        <w:rPr>
          <w:lang w:val="en-GB"/>
        </w:rPr>
        <w:t>VGG19</w:t>
      </w:r>
    </w:p>
    <w:p w14:paraId="34CF152E" w14:textId="718ABF2F" w:rsidR="005E7E80" w:rsidRDefault="00F35154" w:rsidP="008D4BCD">
      <w:pPr>
        <w:ind w:start="14.40pt" w:firstLine="21.60pt"/>
        <w:jc w:val="both"/>
      </w:pPr>
      <w:ins w:id="43" w:author="Bunk, S.A.O. [2]" w:date="2019-06-13T12:00:00Z">
        <w:r>
          <w:rPr>
            <w:noProof/>
          </w:rPr>
          <w:drawing>
            <wp:anchor distT="0" distB="0" distL="114300" distR="114300" simplePos="0" relativeHeight="251676672" behindDoc="0" locked="0" layoutInCell="1" allowOverlap="1" wp14:anchorId="6A53CD62" wp14:editId="3C4B9E4C">
              <wp:simplePos x="0" y="0"/>
              <wp:positionH relativeFrom="margin">
                <wp:align>right</wp:align>
              </wp:positionH>
              <wp:positionV relativeFrom="paragraph">
                <wp:posOffset>298450</wp:posOffset>
              </wp:positionV>
              <wp:extent cx="1386205" cy="6448425"/>
              <wp:effectExtent l="2540" t="0" r="6985" b="6985"/>
              <wp:wrapTopAndBottom/>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386205" cy="6448425"/>
                      </a:xfrm>
                      <a:prstGeom prst="rect">
                        <a:avLst/>
                      </a:prstGeom>
                    </pic:spPr>
                  </pic:pic>
                </a:graphicData>
              </a:graphic>
              <wp14:sizeRelH relativeFrom="margin">
                <wp14:pctWidth>0%</wp14:pctWidth>
              </wp14:sizeRelH>
              <wp14:sizeRelV relativeFrom="margin">
                <wp14:pctHeight>0%</wp14:pctHeight>
              </wp14:sizeRelV>
            </wp:anchor>
          </w:drawing>
        </w:r>
      </w:ins>
      <w:r w:rsidR="006D06D6">
        <w:rPr>
          <w:lang w:val="en-GB"/>
        </w:rPr>
        <w:t xml:space="preserve">Developed at the University of Oxford, this network was an attempt at refining the implementation of </w:t>
      </w:r>
      <w:r w:rsidR="00405B2D">
        <w:rPr>
          <w:lang w:val="en-GB"/>
        </w:rPr>
        <w:t xml:space="preserve">convolutional layers in the ImageNet classification task by </w:t>
      </w:r>
      <w:proofErr w:type="spellStart"/>
      <w:r w:rsidR="00DD4B51">
        <w:t>Krizhevsky</w:t>
      </w:r>
      <w:proofErr w:type="spellEnd"/>
      <w:r w:rsidR="00DD4B51">
        <w:t xml:space="preserve"> et al. [18]</w:t>
      </w:r>
      <w:r w:rsidR="00D57A6C">
        <w:t>.</w:t>
      </w:r>
      <w:r w:rsidR="00307B2F">
        <w:t xml:space="preserve"> The depth of the network was s</w:t>
      </w:r>
      <w:r w:rsidR="00FC7F73">
        <w:t xml:space="preserve">teadily increased by adding more convolutional layers onto the </w:t>
      </w:r>
      <w:r w:rsidR="000210A9">
        <w:t>original architecture.</w:t>
      </w:r>
      <w:r w:rsidR="00D57A6C">
        <w:t xml:space="preserve"> VGG19 has a simple </w:t>
      </w:r>
      <w:r w:rsidR="00457006">
        <w:t>linear layout</w:t>
      </w:r>
      <w:r w:rsidR="00C01A01">
        <w:t>, using stacked convolutional layers</w:t>
      </w:r>
      <w:r w:rsidR="000210A9">
        <w:t xml:space="preserve"> [9]</w:t>
      </w:r>
      <w:r w:rsidR="00147102">
        <w:t>.</w:t>
      </w:r>
      <w:r w:rsidR="0028123C">
        <w:t xml:space="preserve"> The layout of these layers can be seen in Figure 2.</w:t>
      </w:r>
      <w:r w:rsidR="00722AEB">
        <w:t xml:space="preserve"> </w:t>
      </w:r>
      <w:r w:rsidR="00845128">
        <w:t>VGG19 has a topological depth of 26 layers. These 26 layers consist of 143,667,240 parameters</w:t>
      </w:r>
      <w:r w:rsidR="000210A9">
        <w:t xml:space="preserve"> [12]</w:t>
      </w:r>
      <w:r w:rsidR="00C21DA4">
        <w:t>.</w:t>
      </w:r>
      <w:r w:rsidR="000210A9">
        <w:t xml:space="preserve"> Compared to the architecture VGG19 is based on, it provided improve</w:t>
      </w:r>
      <w:r w:rsidR="006B1315">
        <w:t>d</w:t>
      </w:r>
      <w:r w:rsidR="000210A9">
        <w:t xml:space="preserve"> classification performance </w:t>
      </w:r>
      <w:r w:rsidR="0008406D">
        <w:t>with a top-5 test error of 6.8% compared to the original</w:t>
      </w:r>
      <w:r w:rsidR="008D4BCD">
        <w:t xml:space="preserve"> top-5 test error of 16.4 </w:t>
      </w:r>
      <w:r w:rsidR="006679AF">
        <w:t xml:space="preserve">on the ImageNet dataset </w:t>
      </w:r>
      <w:r w:rsidR="008D4BCD">
        <w:t>[9].</w:t>
      </w:r>
    </w:p>
    <w:p w14:paraId="4222C82E" w14:textId="5E41325E" w:rsidR="00187C94" w:rsidRDefault="00084306" w:rsidP="00187C94">
      <w:pPr>
        <w:keepNext/>
        <w:ind w:start="14.40pt"/>
        <w:jc w:val="both"/>
      </w:pPr>
      <w:del w:id="44" w:author="Bunk, S.A.O. [2]" w:date="2019-06-13T12:00:00Z">
        <w:r w:rsidDel="00F35154">
          <w:rPr>
            <w:noProof/>
          </w:rPr>
          <w:drawing>
            <wp:inline distT="0" distB="0" distL="0" distR="0" wp14:anchorId="6B8102D4" wp14:editId="1B1B99CE">
              <wp:extent cx="3009900" cy="7810500"/>
              <wp:effectExtent l="0" t="57150" r="0" b="57150"/>
              <wp:docPr id="12" name="Diagram 12"/>
              <wp:cNvGraphicFramePr/>
              <a:graphic xmlns:a="http://purl.oclc.org/ooxml/drawingml/main">
                <a:graphicData uri="http://purl.oclc.org/ooxml/drawingml/diagram">
                  <dgm:relIds xmlns:dgm="http://purl.oclc.org/ooxml/drawingml/diagram" xmlns:r="http://purl.oclc.org/ooxml/officeDocument/relationships" r:dm="rId14" r:lo="rId15" r:qs="rId16" r:cs="rId17"/>
                </a:graphicData>
              </a:graphic>
            </wp:inline>
          </w:drawing>
        </w:r>
      </w:del>
    </w:p>
    <w:p w14:paraId="4522F68B" w14:textId="552F1020" w:rsidR="0028123C" w:rsidRDefault="00187C94" w:rsidP="00187C94">
      <w:pPr>
        <w:pStyle w:val="Caption"/>
        <w:jc w:val="both"/>
        <w:rPr>
          <w:lang w:val="en-GB"/>
        </w:rPr>
      </w:pPr>
      <w:commentRangeStart w:id="45"/>
      <w:r w:rsidRPr="00187C94">
        <w:rPr>
          <w:lang w:val="en-GB"/>
        </w:rPr>
        <w:t xml:space="preserve">Figure </w:t>
      </w:r>
      <w:r>
        <w:fldChar w:fldCharType="begin"/>
      </w:r>
      <w:r w:rsidRPr="00187C94">
        <w:rPr>
          <w:lang w:val="en-GB"/>
        </w:rPr>
        <w:instrText xml:space="preserve"> SEQ Figure \* ARABIC </w:instrText>
      </w:r>
      <w:r>
        <w:fldChar w:fldCharType="separate"/>
      </w:r>
      <w:r w:rsidR="001E615C">
        <w:rPr>
          <w:noProof/>
          <w:lang w:val="en-GB"/>
        </w:rPr>
        <w:t>2</w:t>
      </w:r>
      <w:r>
        <w:fldChar w:fldCharType="end"/>
      </w:r>
      <w:r w:rsidRPr="00187C94">
        <w:rPr>
          <w:lang w:val="en-GB"/>
        </w:rPr>
        <w:t>: The layers of the VGG network.</w:t>
      </w:r>
      <w:r w:rsidR="00F00FA5">
        <w:rPr>
          <w:lang w:val="en-GB"/>
        </w:rPr>
        <w:t xml:space="preserve"> The orange </w:t>
      </w:r>
      <w:r w:rsidR="005C3AE4">
        <w:rPr>
          <w:lang w:val="en-GB"/>
        </w:rPr>
        <w:t>colour indicates a block of consecutive convolutional layers, with the amount indicated at the beginning</w:t>
      </w:r>
      <w:r w:rsidR="009E53E7">
        <w:rPr>
          <w:lang w:val="en-GB"/>
        </w:rPr>
        <w:t>. The grey blocks are dense layers</w:t>
      </w:r>
      <w:r w:rsidR="00C531B4">
        <w:rPr>
          <w:lang w:val="en-GB"/>
        </w:rPr>
        <w:t xml:space="preserve">, and the blue blocks </w:t>
      </w:r>
      <w:r w:rsidR="00D5189B">
        <w:rPr>
          <w:lang w:val="en-GB"/>
        </w:rPr>
        <w:t>are simple functional layers.</w:t>
      </w:r>
      <w:commentRangeEnd w:id="45"/>
      <w:r w:rsidR="002E13F8">
        <w:rPr>
          <w:rStyle w:val="CommentReference"/>
          <w:i w:val="0"/>
          <w:iCs w:val="0"/>
          <w:color w:val="auto"/>
        </w:rPr>
        <w:commentReference w:id="45"/>
      </w:r>
    </w:p>
    <w:p w14:paraId="2C74E5AF" w14:textId="45E9C8F4" w:rsidR="00AA0B84" w:rsidRDefault="001A67D1" w:rsidP="001A67D1">
      <w:pPr>
        <w:pStyle w:val="Heading2"/>
        <w:rPr>
          <w:lang w:val="en-GB"/>
        </w:rPr>
      </w:pPr>
      <w:r>
        <w:rPr>
          <w:lang w:val="en-GB"/>
        </w:rPr>
        <w:t>InceptionV3</w:t>
      </w:r>
    </w:p>
    <w:p w14:paraId="58CEC2A7" w14:textId="34298D94" w:rsidR="001A67D1" w:rsidRDefault="00B50BE0" w:rsidP="008D4BCD">
      <w:pPr>
        <w:ind w:start="14.40pt" w:firstLine="21.60pt"/>
        <w:jc w:val="both"/>
        <w:rPr>
          <w:lang w:val="en-GB"/>
        </w:rPr>
      </w:pPr>
      <w:r>
        <w:rPr>
          <w:lang w:val="en-GB"/>
        </w:rPr>
        <w:t>This network</w:t>
      </w:r>
      <w:r w:rsidR="0067231A">
        <w:rPr>
          <w:lang w:val="en-GB"/>
        </w:rPr>
        <w:t xml:space="preserve"> </w:t>
      </w:r>
      <w:r w:rsidR="00AC0CC9">
        <w:rPr>
          <w:lang w:val="en-GB"/>
        </w:rPr>
        <w:t xml:space="preserve">was developed at </w:t>
      </w:r>
      <w:r w:rsidR="00B91186">
        <w:rPr>
          <w:lang w:val="en-GB"/>
        </w:rPr>
        <w:t>G</w:t>
      </w:r>
      <w:r w:rsidR="00AC0CC9">
        <w:rPr>
          <w:lang w:val="en-GB"/>
        </w:rPr>
        <w:t>oogle</w:t>
      </w:r>
      <w:r w:rsidR="003412E9">
        <w:rPr>
          <w:lang w:val="en-GB"/>
        </w:rPr>
        <w:t xml:space="preserve">, evolving from </w:t>
      </w:r>
      <w:proofErr w:type="spellStart"/>
      <w:r w:rsidR="003412E9">
        <w:rPr>
          <w:lang w:val="en-GB"/>
        </w:rPr>
        <w:t>GoogLeNet</w:t>
      </w:r>
      <w:proofErr w:type="spellEnd"/>
      <w:r w:rsidR="003412E9">
        <w:rPr>
          <w:lang w:val="en-GB"/>
        </w:rPr>
        <w:t xml:space="preserve"> (InceptionV1)</w:t>
      </w:r>
      <w:r w:rsidR="001A6889">
        <w:rPr>
          <w:lang w:val="en-GB"/>
        </w:rPr>
        <w:t xml:space="preserve"> [15]</w:t>
      </w:r>
      <w:r w:rsidR="00A15F98">
        <w:rPr>
          <w:lang w:val="en-GB"/>
        </w:rPr>
        <w:t xml:space="preserve"> into InceptionV2</w:t>
      </w:r>
      <w:r w:rsidR="00074015">
        <w:rPr>
          <w:lang w:val="en-GB"/>
        </w:rPr>
        <w:t xml:space="preserve"> [16] and finally into InceptionV3 used in this paper</w:t>
      </w:r>
      <w:r w:rsidR="00291940">
        <w:rPr>
          <w:lang w:val="en-GB"/>
        </w:rPr>
        <w:t xml:space="preserve"> [</w:t>
      </w:r>
      <w:r w:rsidR="003F052F">
        <w:rPr>
          <w:lang w:val="en-GB"/>
        </w:rPr>
        <w:t>8]</w:t>
      </w:r>
      <w:r w:rsidR="00074015">
        <w:rPr>
          <w:lang w:val="en-GB"/>
        </w:rPr>
        <w:t>.</w:t>
      </w:r>
      <w:r w:rsidR="00291940">
        <w:rPr>
          <w:lang w:val="en-GB"/>
        </w:rPr>
        <w:t xml:space="preserve"> T</w:t>
      </w:r>
      <w:r w:rsidR="00B91186">
        <w:rPr>
          <w:lang w:val="en-GB"/>
        </w:rPr>
        <w:t>he InceptionV3</w:t>
      </w:r>
      <w:r w:rsidR="00291940">
        <w:rPr>
          <w:lang w:val="en-GB"/>
        </w:rPr>
        <w:t xml:space="preserve"> network </w:t>
      </w:r>
      <w:r w:rsidR="001E397C">
        <w:rPr>
          <w:lang w:val="en-GB"/>
        </w:rPr>
        <w:t>has a fundamental building block known as an Inception module.</w:t>
      </w:r>
      <w:r w:rsidR="00C227D8">
        <w:rPr>
          <w:lang w:val="en-GB"/>
        </w:rPr>
        <w:t xml:space="preserve"> </w:t>
      </w:r>
      <w:r w:rsidR="00DA5B5E">
        <w:rPr>
          <w:lang w:val="en-GB"/>
        </w:rPr>
        <w:t xml:space="preserve">An example of an Inception module as found in InceptionV3 can be seen in Figure </w:t>
      </w:r>
      <w:r w:rsidR="0028123C">
        <w:rPr>
          <w:lang w:val="en-GB"/>
        </w:rPr>
        <w:t>3</w:t>
      </w:r>
      <w:r w:rsidR="00DA5B5E">
        <w:rPr>
          <w:lang w:val="en-GB"/>
        </w:rPr>
        <w:t>.</w:t>
      </w:r>
      <w:r w:rsidR="00352576">
        <w:rPr>
          <w:lang w:val="en-GB"/>
        </w:rPr>
        <w:t xml:space="preserve"> In the InceptionV3 network such modules are stacked behind one another </w:t>
      </w:r>
      <w:r w:rsidR="005E7E80">
        <w:rPr>
          <w:lang w:val="en-GB"/>
        </w:rPr>
        <w:t>to form the core of the InceptionV3 network.</w:t>
      </w:r>
      <w:r w:rsidR="00352576">
        <w:rPr>
          <w:lang w:val="en-GB"/>
        </w:rPr>
        <w:t xml:space="preserve"> </w:t>
      </w:r>
      <w:r w:rsidR="00B46669">
        <w:rPr>
          <w:lang w:val="en-GB"/>
        </w:rPr>
        <w:t xml:space="preserve">This is different from the VGG19 network, which was a simple stack of convolutional layers, with no parallel </w:t>
      </w:r>
      <w:r w:rsidR="0049119E">
        <w:rPr>
          <w:lang w:val="en-GB"/>
        </w:rPr>
        <w:t>neurons. An Inception module is a convolutional feature extractor</w:t>
      </w:r>
      <w:r w:rsidR="00624FB1">
        <w:rPr>
          <w:lang w:val="en-GB"/>
        </w:rPr>
        <w:t>, but they have been empirically shown to</w:t>
      </w:r>
      <w:r w:rsidR="00970FA4">
        <w:rPr>
          <w:lang w:val="en-GB"/>
        </w:rPr>
        <w:t xml:space="preserve"> perform better than a convolutional layer whilst having fewer parameters.</w:t>
      </w:r>
      <w:r w:rsidR="00344665">
        <w:rPr>
          <w:lang w:val="en-GB"/>
        </w:rPr>
        <w:t xml:space="preserve"> The InceptionV3 network as available in Keras</w:t>
      </w:r>
      <w:r w:rsidR="0059146A">
        <w:rPr>
          <w:lang w:val="en-GB"/>
        </w:rPr>
        <w:t xml:space="preserve"> has 23,851,784 parameters, and a </w:t>
      </w:r>
      <w:r w:rsidR="004F3ACD">
        <w:rPr>
          <w:lang w:val="en-GB"/>
        </w:rPr>
        <w:t>topological depth of 159</w:t>
      </w:r>
      <w:ins w:id="46" w:author="Wetstein, S.C." w:date="2019-06-12T11:26:00Z">
        <w:r w:rsidR="002E13F8">
          <w:rPr>
            <w:lang w:val="en-GB"/>
          </w:rPr>
          <w:t xml:space="preserve"> layers</w:t>
        </w:r>
      </w:ins>
      <w:r w:rsidR="008F1771">
        <w:rPr>
          <w:lang w:val="en-GB"/>
        </w:rPr>
        <w:t xml:space="preserve"> [12]</w:t>
      </w:r>
      <w:r w:rsidR="00890EAC">
        <w:rPr>
          <w:lang w:val="en-GB"/>
        </w:rPr>
        <w:t>.</w:t>
      </w:r>
    </w:p>
    <w:p w14:paraId="2C7CA09A" w14:textId="77777777" w:rsidR="00DA5B5E" w:rsidRDefault="00850633" w:rsidP="00DA5B5E">
      <w:pPr>
        <w:keepNext/>
        <w:ind w:start="14.40pt"/>
        <w:jc w:val="start"/>
      </w:pPr>
      <w:r>
        <w:rPr>
          <w:noProof/>
        </w:rPr>
        <w:drawing>
          <wp:inline distT="0" distB="0" distL="0" distR="0" wp14:anchorId="0101E703" wp14:editId="03924421">
            <wp:extent cx="3089910" cy="2878455"/>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089910" cy="2878455"/>
                    </a:xfrm>
                    <a:prstGeom prst="rect">
                      <a:avLst/>
                    </a:prstGeom>
                  </pic:spPr>
                </pic:pic>
              </a:graphicData>
            </a:graphic>
          </wp:inline>
        </w:drawing>
      </w:r>
    </w:p>
    <w:p w14:paraId="6D908BA8" w14:textId="5384CB0D" w:rsidR="00850633" w:rsidRPr="00DA5B5E" w:rsidRDefault="00DA5B5E" w:rsidP="00DA5B5E">
      <w:pPr>
        <w:pStyle w:val="Caption"/>
        <w:rPr>
          <w:lang w:val="en-GB"/>
        </w:rPr>
      </w:pPr>
      <w:r w:rsidRPr="00DA5B5E">
        <w:rPr>
          <w:lang w:val="en-GB"/>
        </w:rPr>
        <w:t xml:space="preserve">Figure </w:t>
      </w:r>
      <w:r>
        <w:fldChar w:fldCharType="begin"/>
      </w:r>
      <w:r w:rsidRPr="00DA5B5E">
        <w:rPr>
          <w:lang w:val="en-GB"/>
        </w:rPr>
        <w:instrText xml:space="preserve"> SEQ Figure \* ARABIC </w:instrText>
      </w:r>
      <w:r>
        <w:fldChar w:fldCharType="separate"/>
      </w:r>
      <w:r w:rsidR="001E615C">
        <w:rPr>
          <w:noProof/>
          <w:lang w:val="en-GB"/>
        </w:rPr>
        <w:t>3</w:t>
      </w:r>
      <w:r>
        <w:fldChar w:fldCharType="end"/>
      </w:r>
      <w:r w:rsidRPr="00DA5B5E">
        <w:rPr>
          <w:lang w:val="en-GB"/>
        </w:rPr>
        <w:t>: An Inception module as found in the InceptionV3 architecture. The InceptionV3 network consists of a stack of such modules.</w:t>
      </w:r>
      <w:r w:rsidR="00F70D21">
        <w:rPr>
          <w:lang w:val="en-GB"/>
        </w:rPr>
        <w:t xml:space="preserve"> </w:t>
      </w:r>
      <w:r w:rsidR="00F47A38">
        <w:rPr>
          <w:lang w:val="en-GB"/>
        </w:rPr>
        <w:t>From [8].</w:t>
      </w:r>
    </w:p>
    <w:p w14:paraId="3F279EEF" w14:textId="207F3BB0" w:rsidR="001A67D1" w:rsidRDefault="001A67D1" w:rsidP="001A67D1">
      <w:pPr>
        <w:pStyle w:val="Heading2"/>
        <w:rPr>
          <w:lang w:val="en-GB"/>
        </w:rPr>
      </w:pPr>
      <w:r>
        <w:rPr>
          <w:lang w:val="en-GB"/>
        </w:rPr>
        <w:t>Xception</w:t>
      </w:r>
    </w:p>
    <w:p w14:paraId="0C3BAB1C" w14:textId="403A39B8" w:rsidR="00DF06B6" w:rsidRPr="0096662F" w:rsidRDefault="009D3C63" w:rsidP="0096662F">
      <w:pPr>
        <w:ind w:start="14.40pt" w:firstLine="21.60pt"/>
        <w:jc w:val="both"/>
        <w:rPr>
          <w:lang w:val="en-GB"/>
        </w:rPr>
      </w:pPr>
      <w:r>
        <w:rPr>
          <w:lang w:val="en-GB"/>
        </w:rPr>
        <w:t>Like InceptionV3, Xception was also developed at</w:t>
      </w:r>
      <w:r w:rsidR="00584895">
        <w:rPr>
          <w:lang w:val="en-GB"/>
        </w:rPr>
        <w:t xml:space="preserve"> Google, but by a different </w:t>
      </w:r>
      <w:r w:rsidR="00924834">
        <w:rPr>
          <w:lang w:val="en-GB"/>
        </w:rPr>
        <w:t>person</w:t>
      </w:r>
      <w:r w:rsidR="00584895">
        <w:rPr>
          <w:lang w:val="en-GB"/>
        </w:rPr>
        <w:t xml:space="preserve">. It builds on </w:t>
      </w:r>
      <w:r w:rsidR="00924834">
        <w:rPr>
          <w:lang w:val="en-GB"/>
        </w:rPr>
        <w:t>InceptionV3</w:t>
      </w:r>
      <w:r w:rsidR="006860FC">
        <w:rPr>
          <w:lang w:val="en-GB"/>
        </w:rPr>
        <w:t xml:space="preserve">, by replacing its Inception modules with depthwise </w:t>
      </w:r>
      <w:r w:rsidR="00762BD6">
        <w:rPr>
          <w:lang w:val="en-GB"/>
        </w:rPr>
        <w:t>separable</w:t>
      </w:r>
      <w:r w:rsidR="006860FC">
        <w:rPr>
          <w:lang w:val="en-GB"/>
        </w:rPr>
        <w:t xml:space="preserve"> convolutions</w:t>
      </w:r>
      <w:r w:rsidR="00CB3BD7">
        <w:rPr>
          <w:lang w:val="en-GB"/>
        </w:rPr>
        <w:t xml:space="preserve"> (a depthwise convolution followed by a pointwise convolution)</w:t>
      </w:r>
      <w:r w:rsidR="006860FC">
        <w:rPr>
          <w:lang w:val="en-GB"/>
        </w:rPr>
        <w:t>.</w:t>
      </w:r>
      <w:r w:rsidR="00F51143">
        <w:rPr>
          <w:lang w:val="en-GB"/>
        </w:rPr>
        <w:t xml:space="preserve"> This is done because </w:t>
      </w:r>
      <w:del w:id="47" w:author="Wetstein, S.C." w:date="2019-06-12T11:27:00Z">
        <w:r w:rsidR="00F51143" w:rsidDel="002E13F8">
          <w:rPr>
            <w:lang w:val="en-GB"/>
          </w:rPr>
          <w:delText xml:space="preserve">the author </w:delText>
        </w:r>
        <w:r w:rsidR="00E61EDE" w:rsidDel="002E13F8">
          <w:rPr>
            <w:lang w:val="en-GB"/>
          </w:rPr>
          <w:delText xml:space="preserve">feels that </w:delText>
        </w:r>
      </w:del>
      <w:r w:rsidR="00E61EDE">
        <w:rPr>
          <w:lang w:val="en-GB"/>
        </w:rPr>
        <w:t>a</w:t>
      </w:r>
      <w:r w:rsidR="00A13127">
        <w:rPr>
          <w:lang w:val="en-GB"/>
        </w:rPr>
        <w:t>n</w:t>
      </w:r>
      <w:r w:rsidR="00E61EDE">
        <w:rPr>
          <w:lang w:val="en-GB"/>
        </w:rPr>
        <w:t xml:space="preserve"> Inception module with a maximally large amount of </w:t>
      </w:r>
      <w:r w:rsidR="005154C9">
        <w:rPr>
          <w:lang w:val="en-GB"/>
        </w:rPr>
        <w:t xml:space="preserve">parallel convolutional layers </w:t>
      </w:r>
      <w:proofErr w:type="gramStart"/>
      <w:r w:rsidR="005154C9">
        <w:rPr>
          <w:lang w:val="en-GB"/>
        </w:rPr>
        <w:t>can be seen as</w:t>
      </w:r>
      <w:proofErr w:type="gramEnd"/>
      <w:r w:rsidR="005154C9">
        <w:rPr>
          <w:lang w:val="en-GB"/>
        </w:rPr>
        <w:t xml:space="preserve"> a depthwise separable convolution</w:t>
      </w:r>
      <w:ins w:id="48" w:author="Wetstein, S.C." w:date="2019-06-12T11:27:00Z">
        <w:r w:rsidR="002E13F8">
          <w:rPr>
            <w:lang w:val="en-GB"/>
          </w:rPr>
          <w:t xml:space="preserve"> </w:t>
        </w:r>
      </w:ins>
      <w:r w:rsidR="00485823">
        <w:rPr>
          <w:lang w:val="en-GB"/>
        </w:rPr>
        <w:t>[10]</w:t>
      </w:r>
      <w:r w:rsidR="00485823">
        <w:rPr>
          <w:lang w:val="en-GB"/>
        </w:rPr>
        <w:t xml:space="preserve">. </w:t>
      </w:r>
      <w:r w:rsidR="003A2B6E">
        <w:rPr>
          <w:lang w:val="en-GB"/>
        </w:rPr>
        <w:t>Xception</w:t>
      </w:r>
      <w:r w:rsidR="00255D4C">
        <w:rPr>
          <w:lang w:val="en-GB"/>
        </w:rPr>
        <w:t xml:space="preserve"> slightly</w:t>
      </w:r>
      <w:r w:rsidR="003A2B6E">
        <w:rPr>
          <w:lang w:val="en-GB"/>
        </w:rPr>
        <w:t xml:space="preserve"> outperforms InceptionV3 on the Image</w:t>
      </w:r>
      <w:r w:rsidR="00801ABE">
        <w:rPr>
          <w:lang w:val="en-GB"/>
        </w:rPr>
        <w:t>N</w:t>
      </w:r>
      <w:r w:rsidR="003A2B6E">
        <w:rPr>
          <w:lang w:val="en-GB"/>
        </w:rPr>
        <w:t>et dataset</w:t>
      </w:r>
      <w:r w:rsidR="00255D4C">
        <w:rPr>
          <w:lang w:val="en-GB"/>
        </w:rPr>
        <w:t xml:space="preserve">, and greatly outperforms </w:t>
      </w:r>
      <w:commentRangeStart w:id="49"/>
      <w:commentRangeStart w:id="50"/>
      <w:r w:rsidR="00255D4C">
        <w:rPr>
          <w:lang w:val="en-GB"/>
        </w:rPr>
        <w:t xml:space="preserve">InceptionV3 </w:t>
      </w:r>
      <w:r w:rsidR="00801ABE">
        <w:rPr>
          <w:lang w:val="en-GB"/>
        </w:rPr>
        <w:t xml:space="preserve">on a different, much </w:t>
      </w:r>
      <w:r w:rsidR="00801ABE">
        <w:rPr>
          <w:lang w:val="en-GB"/>
        </w:rPr>
        <w:lastRenderedPageBreak/>
        <w:t xml:space="preserve">larger dataset. This different and larger </w:t>
      </w:r>
      <w:r w:rsidR="00762BD6">
        <w:rPr>
          <w:lang w:val="en-GB"/>
        </w:rPr>
        <w:t xml:space="preserve">image classification </w:t>
      </w:r>
      <w:r w:rsidR="00801ABE">
        <w:rPr>
          <w:lang w:val="en-GB"/>
        </w:rPr>
        <w:t xml:space="preserve">dataset </w:t>
      </w:r>
      <w:r w:rsidR="00762BD6">
        <w:rPr>
          <w:lang w:val="en-GB"/>
        </w:rPr>
        <w:t>contains 350 million images belonging to one of 17,000 classes</w:t>
      </w:r>
      <w:commentRangeEnd w:id="49"/>
      <w:commentRangeEnd w:id="50"/>
      <w:r w:rsidR="005156A2">
        <w:rPr>
          <w:lang w:val="en-GB"/>
        </w:rPr>
        <w:t xml:space="preserve"> and is known as JFT</w:t>
      </w:r>
      <w:r w:rsidR="002E13F8">
        <w:rPr>
          <w:rStyle w:val="CommentReference"/>
          <w:rFonts w:asciiTheme="minorHAnsi" w:eastAsiaTheme="minorHAnsi" w:hAnsiTheme="minorHAnsi" w:cstheme="minorBidi"/>
          <w:lang w:val="nl-NL"/>
        </w:rPr>
        <w:commentReference w:id="49"/>
      </w:r>
      <w:r w:rsidR="008D5715">
        <w:rPr>
          <w:rStyle w:val="CommentReference"/>
          <w:rFonts w:asciiTheme="minorHAnsi" w:eastAsiaTheme="minorHAnsi" w:hAnsiTheme="minorHAnsi" w:cstheme="minorBidi"/>
          <w:lang w:val="nl-NL"/>
        </w:rPr>
        <w:commentReference w:id="50"/>
      </w:r>
      <w:r w:rsidR="00762BD6">
        <w:rPr>
          <w:lang w:val="en-GB"/>
        </w:rPr>
        <w:t>.</w:t>
      </w:r>
      <w:r w:rsidR="009119E1">
        <w:rPr>
          <w:lang w:val="en-GB"/>
        </w:rPr>
        <w:t xml:space="preserve"> JFT is a dataset only available to Google.</w:t>
      </w:r>
      <w:r w:rsidR="00A13127">
        <w:rPr>
          <w:lang w:val="en-GB"/>
        </w:rPr>
        <w:t xml:space="preserve"> The Xception architecture</w:t>
      </w:r>
      <w:r w:rsidR="00E21FC9">
        <w:rPr>
          <w:lang w:val="en-GB"/>
        </w:rPr>
        <w:t xml:space="preserve"> can be seen in Figure 4.</w:t>
      </w:r>
      <w:r w:rsidR="004479D6">
        <w:rPr>
          <w:lang w:val="en-GB"/>
        </w:rPr>
        <w:t xml:space="preserve"> </w:t>
      </w:r>
      <w:r w:rsidR="00E577CB">
        <w:rPr>
          <w:lang w:val="en-GB"/>
        </w:rPr>
        <w:t>As included in Keras, Xception</w:t>
      </w:r>
      <w:r w:rsidR="004479D6">
        <w:rPr>
          <w:lang w:val="en-GB"/>
        </w:rPr>
        <w:t xml:space="preserve"> has a topological depth of</w:t>
      </w:r>
      <w:r w:rsidR="00426395">
        <w:rPr>
          <w:lang w:val="en-GB"/>
        </w:rPr>
        <w:t xml:space="preserve"> 126 layers, consisting </w:t>
      </w:r>
      <w:r w:rsidR="00E75DC1">
        <w:rPr>
          <w:noProof/>
        </w:rPr>
        <w:drawing>
          <wp:anchor distT="0" distB="0" distL="114300" distR="114300" simplePos="0" relativeHeight="251680768" behindDoc="0" locked="0" layoutInCell="1" allowOverlap="1" wp14:anchorId="19877607" wp14:editId="377FD18D">
            <wp:simplePos x="0" y="0"/>
            <wp:positionH relativeFrom="margin">
              <wp:posOffset>2595880</wp:posOffset>
            </wp:positionH>
            <wp:positionV relativeFrom="page">
              <wp:posOffset>1600200</wp:posOffset>
            </wp:positionV>
            <wp:extent cx="1343025" cy="6372225"/>
            <wp:effectExtent l="0" t="0" r="9525" b="9525"/>
            <wp:wrapSquare wrapText="bothSides"/>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16200000">
                      <a:off x="0" y="0"/>
                      <a:ext cx="1343025" cy="6372225"/>
                    </a:xfrm>
                    <a:prstGeom prst="rect">
                      <a:avLst/>
                    </a:prstGeom>
                  </pic:spPr>
                </pic:pic>
              </a:graphicData>
            </a:graphic>
          </wp:anchor>
        </w:drawing>
      </w:r>
      <w:r w:rsidR="00426395">
        <w:rPr>
          <w:lang w:val="en-GB"/>
        </w:rPr>
        <w:t>of 22,910,480 parameters</w:t>
      </w:r>
      <w:r w:rsidR="00963C0B">
        <w:rPr>
          <w:lang w:val="en-GB"/>
        </w:rPr>
        <w:t xml:space="preserve"> [12]</w:t>
      </w:r>
      <w:r w:rsidR="00426395">
        <w:rPr>
          <w:lang w:val="en-GB"/>
        </w:rPr>
        <w:t>.</w:t>
      </w:r>
      <w:r w:rsidR="00963C0B">
        <w:rPr>
          <w:lang w:val="en-GB"/>
        </w:rPr>
        <w:t xml:space="preserve"> </w:t>
      </w:r>
      <w:commentRangeStart w:id="51"/>
      <w:commentRangeStart w:id="52"/>
      <w:commentRangeStart w:id="53"/>
      <w:r w:rsidR="00963C0B">
        <w:rPr>
          <w:lang w:val="en-GB"/>
        </w:rPr>
        <w:t>This similarity in parameter count of Xception and InceptionV3 means that the gain in performance</w:t>
      </w:r>
      <w:r w:rsidR="003D551B">
        <w:rPr>
          <w:lang w:val="en-GB"/>
        </w:rPr>
        <w:t xml:space="preserve"> on the ImageNet dataset</w:t>
      </w:r>
      <w:r w:rsidR="00963C0B">
        <w:rPr>
          <w:lang w:val="en-GB"/>
        </w:rPr>
        <w:t xml:space="preserve"> of Xception is not down to </w:t>
      </w:r>
      <w:r w:rsidR="008B422E">
        <w:rPr>
          <w:lang w:val="en-GB"/>
        </w:rPr>
        <w:t>increased parameters, but due to a better architecture.</w:t>
      </w:r>
      <w:commentRangeEnd w:id="51"/>
      <w:r w:rsidR="002E13F8">
        <w:rPr>
          <w:rStyle w:val="CommentReference"/>
          <w:rFonts w:asciiTheme="minorHAnsi" w:eastAsiaTheme="minorHAnsi" w:hAnsiTheme="minorHAnsi" w:cstheme="minorBidi"/>
          <w:lang w:val="nl-NL"/>
        </w:rPr>
        <w:commentReference w:id="51"/>
      </w:r>
      <w:commentRangeEnd w:id="52"/>
      <w:r w:rsidR="00CA6FCB">
        <w:rPr>
          <w:rStyle w:val="CommentReference"/>
          <w:rFonts w:asciiTheme="minorHAnsi" w:eastAsiaTheme="minorHAnsi" w:hAnsiTheme="minorHAnsi" w:cstheme="minorBidi"/>
          <w:lang w:val="nl-NL"/>
        </w:rPr>
        <w:commentReference w:id="52"/>
      </w:r>
      <w:commentRangeEnd w:id="53"/>
      <w:r w:rsidR="008F7E16">
        <w:rPr>
          <w:rStyle w:val="CommentReference"/>
          <w:rFonts w:asciiTheme="minorHAnsi" w:eastAsiaTheme="minorHAnsi" w:hAnsiTheme="minorHAnsi" w:cstheme="minorBidi"/>
          <w:lang w:val="nl-NL"/>
        </w:rPr>
        <w:commentReference w:id="53"/>
      </w:r>
    </w:p>
    <w:p w14:paraId="3682B459" w14:textId="6792DF93" w:rsidR="00B50BE0" w:rsidRDefault="00B50BE0" w:rsidP="00B50BE0">
      <w:pPr>
        <w:pStyle w:val="Heading2"/>
        <w:rPr>
          <w:lang w:val="en-GB"/>
        </w:rPr>
      </w:pPr>
      <w:r>
        <w:rPr>
          <w:lang w:val="en-GB"/>
        </w:rPr>
        <w:t>ResNet50</w:t>
      </w:r>
    </w:p>
    <w:p w14:paraId="135AB70D" w14:textId="6F879DCB" w:rsidR="00766C7B" w:rsidRDefault="00EF5A03" w:rsidP="00EF5A03">
      <w:pPr>
        <w:ind w:start="14.40pt" w:firstLine="21.60pt"/>
        <w:jc w:val="both"/>
        <w:rPr>
          <w:lang w:val="en-GB"/>
        </w:rPr>
      </w:pPr>
      <w:r>
        <w:rPr>
          <w:noProof/>
        </w:rPr>
        <w:drawing>
          <wp:anchor distT="0" distB="0" distL="114300" distR="114300" simplePos="0" relativeHeight="251682816" behindDoc="0" locked="0" layoutInCell="1" allowOverlap="1" wp14:anchorId="1AFCF2D0" wp14:editId="6C0962F8">
            <wp:simplePos x="0" y="0"/>
            <wp:positionH relativeFrom="margin">
              <wp:posOffset>160020</wp:posOffset>
            </wp:positionH>
            <wp:positionV relativeFrom="page">
              <wp:posOffset>3831590</wp:posOffset>
            </wp:positionV>
            <wp:extent cx="6372225" cy="266700"/>
            <wp:effectExtent l="0" t="0" r="9525" b="0"/>
            <wp:wrapSquare wrapText="bothSides"/>
            <wp:docPr id="27" name="Text Box 27"/>
            <wp:cNvGraphicFramePr/>
            <a:graphic xmlns:a="http://purl.oclc.org/ooxml/drawingml/main">
              <a:graphicData uri="http://schemas.microsoft.com/office/word/2010/wordprocessingShape">
                <wp:wsp>
                  <wp:cNvSpPr txBox="1"/>
                  <wp:spPr>
                    <a:xfrm>
                      <a:off x="0" y="0"/>
                      <a:ext cx="6372225" cy="266700"/>
                    </a:xfrm>
                    <a:prstGeom prst="rect">
                      <a:avLst/>
                    </a:prstGeom>
                    <a:solidFill>
                      <a:prstClr val="white"/>
                    </a:solidFill>
                    <a:ln>
                      <a:noFill/>
                    </a:ln>
                  </wp:spPr>
                  <wp:txbx>
                    <wne:txbxContent>
                      <w:p w14:paraId="0763E3AD" w14:textId="7810FB58" w:rsidR="00C82EDF" w:rsidRPr="00C82EDF" w:rsidRDefault="00C82EDF" w:rsidP="00C82EDF">
                        <w:pPr>
                          <w:pStyle w:val="Caption"/>
                          <w:rPr>
                            <w:rFonts w:ascii="Times New Roman" w:eastAsia="SimSun" w:hAnsi="Times New Roman" w:cs="Times New Roman"/>
                            <w:sz w:val="20"/>
                            <w:szCs w:val="20"/>
                          </w:rPr>
                        </w:pPr>
                        <w:r w:rsidRPr="00C82EDF">
                          <w:rPr>
                            <w:lang w:val="en-GB"/>
                          </w:rPr>
                          <w:t xml:space="preserve">Figure </w:t>
                        </w:r>
                        <w:r>
                          <w:fldChar w:fldCharType="begin"/>
                        </w:r>
                        <w:r w:rsidRPr="00C82EDF">
                          <w:rPr>
                            <w:lang w:val="en-GB"/>
                          </w:rPr>
                          <w:instrText xml:space="preserve"> SEQ Figure \* ARABIC </w:instrText>
                        </w:r>
                        <w:r>
                          <w:fldChar w:fldCharType="separate"/>
                        </w:r>
                        <w:r w:rsidR="001E615C">
                          <w:rPr>
                            <w:noProof/>
                            <w:lang w:val="en-GB"/>
                          </w:rPr>
                          <w:t>5</w:t>
                        </w:r>
                        <w:r>
                          <w:fldChar w:fldCharType="end"/>
                        </w:r>
                        <w:r w:rsidRPr="00C82EDF">
                          <w:rPr>
                            <w:lang w:val="en-GB"/>
                          </w:rPr>
                          <w:t xml:space="preserve">: </w:t>
                        </w:r>
                        <w:r w:rsidRPr="00631DC3">
                          <w:rPr>
                            <w:lang w:val="en-GB"/>
                          </w:rPr>
                          <w:t>The ResNet50 architecture.</w:t>
                        </w:r>
                        <w:r>
                          <w:rPr>
                            <w:lang w:val="en-GB"/>
                          </w:rPr>
                          <w:t xml:space="preserve"> Each of the convolutional blocks has a shortcut around them.</w:t>
                        </w:r>
                        <w:r>
                          <w:rPr>
                            <w:rStyle w:val="CommentReference"/>
                            <w:i w:val="0"/>
                            <w:iCs w:val="0"/>
                            <w:color w:val="auto"/>
                          </w:rPr>
                          <w:annotationRef/>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E93FDC">
        <w:rPr>
          <w:lang w:val="en-GB"/>
        </w:rPr>
        <w:t xml:space="preserve">Developed at Microsoft Research, </w:t>
      </w:r>
      <w:r w:rsidR="00713A13">
        <w:rPr>
          <w:lang w:val="en-GB"/>
        </w:rPr>
        <w:t>ResNet50 gains its name from residual learning</w:t>
      </w:r>
      <w:r w:rsidR="003F3CF2">
        <w:rPr>
          <w:lang w:val="en-GB"/>
        </w:rPr>
        <w:t>, w</w:t>
      </w:r>
      <w:r w:rsidR="000918F2">
        <w:rPr>
          <w:lang w:val="en-GB"/>
        </w:rPr>
        <w:t xml:space="preserve">here </w:t>
      </w:r>
      <w:r w:rsidR="00CE1A61">
        <w:rPr>
          <w:lang w:val="en-GB"/>
        </w:rPr>
        <w:t>a shortcut connection</w:t>
      </w:r>
      <w:r w:rsidR="000918F2">
        <w:rPr>
          <w:lang w:val="en-GB"/>
        </w:rPr>
        <w:t xml:space="preserve"> skips a couple of layers</w:t>
      </w:r>
      <w:r w:rsidR="00B814C8">
        <w:rPr>
          <w:lang w:val="en-GB"/>
        </w:rPr>
        <w:t>. In the case of ResNet50, these shortcuts perform identity mapping, with their values simply being added to the output of the skipped layers</w:t>
      </w:r>
      <w:r w:rsidR="002D3A7C">
        <w:rPr>
          <w:lang w:val="en-GB"/>
        </w:rPr>
        <w:t xml:space="preserve"> [11]</w:t>
      </w:r>
      <w:r w:rsidR="00B814C8">
        <w:rPr>
          <w:lang w:val="en-GB"/>
        </w:rPr>
        <w:t xml:space="preserve">. This can be seen in Figure </w:t>
      </w:r>
      <w:r w:rsidR="00933581">
        <w:rPr>
          <w:lang w:val="en-GB"/>
        </w:rPr>
        <w:t>6</w:t>
      </w:r>
      <w:r w:rsidR="00B814C8">
        <w:rPr>
          <w:lang w:val="en-GB"/>
        </w:rPr>
        <w:t>.</w:t>
      </w:r>
      <w:r w:rsidR="00691AFC">
        <w:rPr>
          <w:lang w:val="en-GB"/>
        </w:rPr>
        <w:t xml:space="preserve"> ResNet50 </w:t>
      </w:r>
      <w:r w:rsidR="00AE5301">
        <w:rPr>
          <w:lang w:val="en-GB"/>
        </w:rPr>
        <w:t xml:space="preserve">is made from </w:t>
      </w:r>
      <w:r w:rsidR="000A745A">
        <w:rPr>
          <w:lang w:val="en-GB"/>
        </w:rPr>
        <w:t>several</w:t>
      </w:r>
      <w:r w:rsidR="00F31F95">
        <w:rPr>
          <w:lang w:val="en-GB"/>
        </w:rPr>
        <w:t xml:space="preserve"> </w:t>
      </w:r>
      <w:del w:id="54" w:author="Wetstein, S.C." w:date="2019-06-12T11:32:00Z">
        <w:r w:rsidR="00F31F95" w:rsidDel="002E13F8">
          <w:rPr>
            <w:lang w:val="en-GB"/>
          </w:rPr>
          <w:delText xml:space="preserve">such </w:delText>
        </w:r>
      </w:del>
      <w:ins w:id="55" w:author="Wetstein, S.C." w:date="2019-06-12T11:32:00Z">
        <w:r w:rsidR="002E13F8">
          <w:rPr>
            <w:lang w:val="en-GB"/>
          </w:rPr>
          <w:t xml:space="preserve">residual </w:t>
        </w:r>
      </w:ins>
      <w:r w:rsidR="00F31F95">
        <w:rPr>
          <w:lang w:val="en-GB"/>
        </w:rPr>
        <w:t>blocks stacked upon each</w:t>
      </w:r>
      <w:ins w:id="56" w:author="Wetstein, S.C." w:date="2019-06-12T11:32:00Z">
        <w:r w:rsidR="002E13F8">
          <w:rPr>
            <w:lang w:val="en-GB"/>
          </w:rPr>
          <w:t xml:space="preserve"> </w:t>
        </w:r>
      </w:ins>
      <w:del w:id="57" w:author="Wetstein, S.C." w:date="2019-06-12T11:32:00Z">
        <w:r w:rsidR="00F31F95" w:rsidDel="002E13F8">
          <w:rPr>
            <w:lang w:val="en-GB"/>
          </w:rPr>
          <w:delText xml:space="preserve"> </w:delText>
        </w:r>
      </w:del>
      <w:r w:rsidR="00F31F95">
        <w:rPr>
          <w:lang w:val="en-GB"/>
        </w:rPr>
        <w:t>other.</w:t>
      </w:r>
      <w:r w:rsidR="000A745A">
        <w:rPr>
          <w:lang w:val="en-GB"/>
        </w:rPr>
        <w:t xml:space="preserve"> The exact composition of ResNet50 can </w:t>
      </w:r>
      <w:r w:rsidR="000A745A">
        <w:rPr>
          <w:lang w:val="en-GB"/>
        </w:rPr>
        <w:t xml:space="preserve">be seen in Figure </w:t>
      </w:r>
      <w:r>
        <w:rPr>
          <w:lang w:val="en-GB"/>
        </w:rPr>
        <w:t>5</w:t>
      </w:r>
      <w:r w:rsidR="002D3A7C">
        <w:rPr>
          <w:lang w:val="en-GB"/>
        </w:rPr>
        <w:t xml:space="preserve">. As implemented in Keras, </w:t>
      </w:r>
      <w:r w:rsidR="000F3C89">
        <w:rPr>
          <w:lang w:val="en-GB"/>
        </w:rPr>
        <w:t>ResNet50 has a topological depth of 50</w:t>
      </w:r>
      <w:ins w:id="58" w:author="Wetstein, S.C." w:date="2019-06-12T11:32:00Z">
        <w:r w:rsidR="002E13F8">
          <w:rPr>
            <w:lang w:val="en-GB"/>
          </w:rPr>
          <w:t xml:space="preserve"> layers</w:t>
        </w:r>
      </w:ins>
      <w:r w:rsidR="00214628">
        <w:rPr>
          <w:lang w:val="en-GB"/>
        </w:rPr>
        <w:t>, with 25,</w:t>
      </w:r>
      <w:r w:rsidR="00395A97">
        <w:rPr>
          <w:lang w:val="en-GB"/>
        </w:rPr>
        <w:t>636,712 parameters</w:t>
      </w:r>
      <w:r w:rsidR="00EB37AD">
        <w:rPr>
          <w:lang w:val="en-GB"/>
        </w:rPr>
        <w:t xml:space="preserve"> [12]</w:t>
      </w:r>
      <w:r w:rsidR="00395A97">
        <w:rPr>
          <w:lang w:val="en-GB"/>
        </w:rPr>
        <w:t>.</w:t>
      </w:r>
      <w:r w:rsidR="008E41CF">
        <w:rPr>
          <w:lang w:val="en-GB"/>
        </w:rPr>
        <w:t xml:space="preserve"> </w:t>
      </w:r>
      <w:r w:rsidR="009D3710">
        <w:rPr>
          <w:lang w:val="en-GB"/>
        </w:rPr>
        <w:t xml:space="preserve">Even having so much fewer parameters than VGG19, ResNet50 still manages to outperform VGG19 on the ImageNet classification task, </w:t>
      </w:r>
      <w:r w:rsidR="00DC750B">
        <w:rPr>
          <w:lang w:val="en-GB"/>
        </w:rPr>
        <w:t>achieving a top-5 error of 5.25%</w:t>
      </w:r>
      <w:ins w:id="59" w:author="Wetstein, S.C." w:date="2019-06-12T11:32:00Z">
        <w:r w:rsidR="002E13F8">
          <w:rPr>
            <w:lang w:val="en-GB"/>
          </w:rPr>
          <w:t xml:space="preserve"> [</w:t>
        </w:r>
      </w:ins>
      <w:r w:rsidR="00660F47">
        <w:rPr>
          <w:lang w:val="en-GB"/>
        </w:rPr>
        <w:t>11</w:t>
      </w:r>
      <w:ins w:id="60" w:author="Wetstein, S.C." w:date="2019-06-12T11:32:00Z">
        <w:r w:rsidR="002E13F8">
          <w:rPr>
            <w:lang w:val="en-GB"/>
          </w:rPr>
          <w:t>]</w:t>
        </w:r>
      </w:ins>
      <w:r w:rsidR="002D2D48">
        <w:rPr>
          <w:lang w:val="en-GB"/>
        </w:rPr>
        <w:t>.</w:t>
      </w:r>
    </w:p>
    <w:p w14:paraId="3B29F5E8" w14:textId="1A0DEEF2" w:rsidR="00EC4115" w:rsidRDefault="00CA47C9" w:rsidP="00EC4115">
      <w:pPr>
        <w:jc w:val="both"/>
        <w:rPr>
          <w:lang w:val="en-GB"/>
        </w:rPr>
      </w:pPr>
      <w:r>
        <w:rPr>
          <w:noProof/>
        </w:rPr>
        <w:drawing>
          <wp:anchor distT="0" distB="0" distL="114300" distR="114300" simplePos="0" relativeHeight="251677696" behindDoc="0" locked="0" layoutInCell="1" allowOverlap="1" wp14:anchorId="339AE2EC" wp14:editId="6CC8D407">
            <wp:simplePos x="0" y="0"/>
            <wp:positionH relativeFrom="margin">
              <wp:posOffset>271780</wp:posOffset>
            </wp:positionH>
            <wp:positionV relativeFrom="page">
              <wp:posOffset>5438775</wp:posOffset>
            </wp:positionV>
            <wp:extent cx="5781675" cy="3919855"/>
            <wp:effectExtent l="0" t="0" r="9525" b="4445"/>
            <wp:wrapTopAndBottom/>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81675" cy="3919855"/>
                    </a:xfrm>
                    <a:prstGeom prst="rect">
                      <a:avLst/>
                    </a:prstGeom>
                  </pic:spPr>
                </pic:pic>
              </a:graphicData>
            </a:graphic>
            <wp14:sizeRelH relativeFrom="margin">
              <wp14:pctWidth>0%</wp14:pctWidth>
            </wp14:sizeRelH>
            <wp14:sizeRelV relativeFrom="margin">
              <wp14:pctHeight>0%</wp14:pctHeight>
            </wp14:sizeRelV>
          </wp:anchor>
        </w:drawing>
      </w:r>
      <w:r w:rsidR="00B25C34">
        <w:rPr>
          <w:noProof/>
        </w:rPr>
        <w:drawing>
          <wp:anchor distT="0" distB="0" distL="114300" distR="114300" simplePos="0" relativeHeight="251679744" behindDoc="0" locked="0" layoutInCell="1" allowOverlap="1" wp14:anchorId="53AEB562" wp14:editId="59CC64D6">
            <wp:simplePos x="0" y="0"/>
            <wp:positionH relativeFrom="margin">
              <wp:posOffset>-4445</wp:posOffset>
            </wp:positionH>
            <wp:positionV relativeFrom="page">
              <wp:posOffset>9420225</wp:posOffset>
            </wp:positionV>
            <wp:extent cx="6410325" cy="352425"/>
            <wp:effectExtent l="0" t="0" r="9525" b="9525"/>
            <wp:wrapTopAndBottom/>
            <wp:docPr id="24" name="Text Box 24"/>
            <wp:cNvGraphicFramePr/>
            <a:graphic xmlns:a="http://purl.oclc.org/ooxml/drawingml/main">
              <a:graphicData uri="http://schemas.microsoft.com/office/word/2010/wordprocessingShape">
                <wp:wsp>
                  <wp:cNvSpPr txBox="1"/>
                  <wp:spPr>
                    <a:xfrm>
                      <a:off x="0" y="0"/>
                      <a:ext cx="6410325" cy="352425"/>
                    </a:xfrm>
                    <a:prstGeom prst="rect">
                      <a:avLst/>
                    </a:prstGeom>
                    <a:solidFill>
                      <a:prstClr val="white"/>
                    </a:solidFill>
                    <a:ln>
                      <a:noFill/>
                    </a:ln>
                  </wp:spPr>
                  <wp:txbx>
                    <wne:txbxContent>
                      <w:p w14:paraId="76E54973" w14:textId="6B0B56B3" w:rsidR="0096662F" w:rsidRDefault="0096662F" w:rsidP="0096662F">
                        <w:pPr>
                          <w:pStyle w:val="Caption"/>
                          <w:jc w:val="both"/>
                          <w:rPr>
                            <w:lang w:val="en-GB"/>
                          </w:rPr>
                        </w:pPr>
                        <w:r w:rsidRPr="0096662F">
                          <w:rPr>
                            <w:lang w:val="en-GB"/>
                          </w:rPr>
                          <w:t xml:space="preserve">Figure </w:t>
                        </w:r>
                        <w:r>
                          <w:fldChar w:fldCharType="begin"/>
                        </w:r>
                        <w:r w:rsidRPr="0096662F">
                          <w:rPr>
                            <w:lang w:val="en-GB"/>
                          </w:rPr>
                          <w:instrText xml:space="preserve"> SEQ Figure \* ARABIC </w:instrText>
                        </w:r>
                        <w:r>
                          <w:fldChar w:fldCharType="separate"/>
                        </w:r>
                        <w:r w:rsidR="001E615C">
                          <w:rPr>
                            <w:noProof/>
                            <w:lang w:val="en-GB"/>
                          </w:rPr>
                          <w:t>4</w:t>
                        </w:r>
                        <w:r>
                          <w:fldChar w:fldCharType="end"/>
                        </w:r>
                        <w:r>
                          <w:rPr>
                            <w:lang w:val="en-GB"/>
                          </w:rPr>
                          <w:t xml:space="preserve">: </w:t>
                        </w:r>
                        <w:r w:rsidRPr="00DF06B6">
                          <w:rPr>
                            <w:lang w:val="en-GB"/>
                          </w:rPr>
                          <w:t xml:space="preserve">The building blocks of the Xception architecture. All Convolutional and Separable Convolutional layers are followed by batch normalization. </w:t>
                        </w:r>
                        <w:proofErr w:type="spellStart"/>
                        <w:r>
                          <w:t>From</w:t>
                        </w:r>
                        <w:proofErr w:type="spellEnd"/>
                        <w:r>
                          <w:t xml:space="preserve"> </w:t>
                        </w:r>
                        <w:r>
                          <w:t>[10].</w:t>
                        </w:r>
                        <w:r>
                          <w:rPr>
                            <w:rStyle w:val="CommentReference"/>
                            <w:i w:val="0"/>
                            <w:iCs w:val="0"/>
                            <w:color w:val="auto"/>
                          </w:rPr>
                          <w:annotationRef/>
                        </w:r>
                      </w:p>
                      <w:p w14:paraId="7C562721" w14:textId="3C8B371C" w:rsidR="0096662F" w:rsidRPr="00706A6A" w:rsidRDefault="0096662F" w:rsidP="0096662F">
                        <w:pPr>
                          <w:pStyle w:val="Caption"/>
                          <w:rPr>
                            <w:rFonts w:ascii="Times New Roman" w:eastAsia="SimSun" w:hAnsi="Times New Roman" w:cs="Times New Roman"/>
                            <w:noProof/>
                            <w:sz w:val="20"/>
                            <w:szCs w:val="20"/>
                            <w:lang w:val="en-US"/>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15377245" w14:textId="77777777" w:rsidR="00575B8D" w:rsidRDefault="00575B8D" w:rsidP="00575B8D">
      <w:pPr>
        <w:keepNext/>
        <w:ind w:start="14.40pt"/>
        <w:jc w:val="both"/>
      </w:pPr>
      <w:r>
        <w:rPr>
          <w:noProof/>
        </w:rPr>
        <w:drawing>
          <wp:inline distT="0" distB="0" distL="0" distR="0" wp14:anchorId="43FD7E4A" wp14:editId="55208106">
            <wp:extent cx="2038350" cy="1162019"/>
            <wp:effectExtent l="0" t="0" r="0" b="635"/>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051378" cy="1169446"/>
                    </a:xfrm>
                    <a:prstGeom prst="rect">
                      <a:avLst/>
                    </a:prstGeom>
                  </pic:spPr>
                </pic:pic>
              </a:graphicData>
            </a:graphic>
          </wp:inline>
        </w:drawing>
      </w:r>
    </w:p>
    <w:p w14:paraId="50FA1638" w14:textId="03B49DCE" w:rsidR="00AA0B84" w:rsidRPr="0018467B" w:rsidRDefault="00575B8D" w:rsidP="00691AFC">
      <w:pPr>
        <w:pStyle w:val="Caption"/>
        <w:jc w:val="both"/>
        <w:rPr>
          <w:lang w:val="en-GB"/>
        </w:rPr>
      </w:pPr>
      <w:r w:rsidRPr="00FE2507">
        <w:rPr>
          <w:lang w:val="en-GB"/>
        </w:rPr>
        <w:t xml:space="preserve">Figure </w:t>
      </w:r>
      <w:r>
        <w:fldChar w:fldCharType="begin"/>
      </w:r>
      <w:r w:rsidRPr="00FE2507">
        <w:rPr>
          <w:lang w:val="en-GB"/>
        </w:rPr>
        <w:instrText xml:space="preserve"> SEQ Figure \* ARABIC </w:instrText>
      </w:r>
      <w:r>
        <w:fldChar w:fldCharType="separate"/>
      </w:r>
      <w:r w:rsidR="001E615C">
        <w:rPr>
          <w:noProof/>
          <w:lang w:val="en-GB"/>
        </w:rPr>
        <w:t>6</w:t>
      </w:r>
      <w:r>
        <w:fldChar w:fldCharType="end"/>
      </w:r>
      <w:r w:rsidRPr="00FE2507">
        <w:rPr>
          <w:lang w:val="en-GB"/>
        </w:rPr>
        <w:t xml:space="preserve">: A small part of a residual learning network showcasing the identity mapping. </w:t>
      </w:r>
      <w:r w:rsidRPr="0018467B">
        <w:rPr>
          <w:lang w:val="en-GB"/>
        </w:rPr>
        <w:t>From [11].</w:t>
      </w:r>
    </w:p>
    <w:p w14:paraId="06E0BE32" w14:textId="77777777" w:rsidR="00C82EDF" w:rsidRDefault="00C82EDF">
      <w:pPr>
        <w:jc w:val="start"/>
        <w:rPr>
          <w:lang w:val="en-GB"/>
        </w:rPr>
      </w:pPr>
      <w:r>
        <w:rPr>
          <w:lang w:val="en-GB"/>
        </w:rPr>
        <w:br w:type="page"/>
      </w:r>
    </w:p>
    <w:p w14:paraId="3B1BCB5A" w14:textId="2BF23B7C" w:rsidR="003A53A4" w:rsidRDefault="003A53A4" w:rsidP="00C82EDF">
      <w:pPr>
        <w:ind w:firstLine="36pt"/>
        <w:jc w:val="both"/>
        <w:rPr>
          <w:ins w:id="61" w:author="Wetstein, S.C." w:date="2019-06-12T11:34:00Z"/>
          <w:lang w:val="en-GB"/>
        </w:rPr>
      </w:pPr>
      <w:r w:rsidRPr="000F2C61">
        <w:rPr>
          <w:lang w:val="en-GB"/>
        </w:rPr>
        <w:lastRenderedPageBreak/>
        <w:t xml:space="preserve">The choice was made to not include the top of the pre-trained networks </w:t>
      </w:r>
      <w:commentRangeStart w:id="62"/>
      <w:del w:id="63" w:author="Wetstein, S.C." w:date="2019-06-12T11:34:00Z">
        <w:r w:rsidRPr="000F2C61" w:rsidDel="008A7405">
          <w:rPr>
            <w:lang w:val="en-GB"/>
          </w:rPr>
          <w:delText>InceptionV3, VGG19, Xception and ResNet50</w:delText>
        </w:r>
        <w:commentRangeEnd w:id="62"/>
        <w:r w:rsidR="00A72AC6" w:rsidDel="008A7405">
          <w:rPr>
            <w:rStyle w:val="CommentReference"/>
            <w:rFonts w:asciiTheme="minorHAnsi" w:eastAsiaTheme="minorHAnsi" w:hAnsiTheme="minorHAnsi" w:cstheme="minorBidi"/>
            <w:lang w:val="nl-NL"/>
          </w:rPr>
          <w:commentReference w:id="62"/>
        </w:r>
        <w:r w:rsidRPr="000F2C61" w:rsidDel="008A7405">
          <w:rPr>
            <w:lang w:val="en-GB"/>
          </w:rPr>
          <w:delText xml:space="preserve">, </w:delText>
        </w:r>
      </w:del>
      <w:r w:rsidRPr="000F2C61">
        <w:rPr>
          <w:lang w:val="en-GB"/>
        </w:rPr>
        <w:t>as the top’s main function is to classify the input into the 1000 categories of the ImageNet dataset [8]. Instead, three custom layers were added to replace the top layers. These layers were constructed such that they would yield a single output, which would be the input image’s cellularity.</w:t>
      </w:r>
      <w:r w:rsidR="00FE2507">
        <w:rPr>
          <w:lang w:val="en-GB"/>
        </w:rPr>
        <w:t xml:space="preserve"> These added custom layers are shown in Figure </w:t>
      </w:r>
      <w:r w:rsidR="00363B18">
        <w:rPr>
          <w:lang w:val="en-GB"/>
        </w:rPr>
        <w:t>7</w:t>
      </w:r>
      <w:r w:rsidR="00FE2507">
        <w:rPr>
          <w:lang w:val="en-GB"/>
        </w:rPr>
        <w:t>.</w:t>
      </w:r>
    </w:p>
    <w:p w14:paraId="59A0D04A" w14:textId="77777777" w:rsidR="008A7405" w:rsidRPr="000F2C61" w:rsidRDefault="008A7405" w:rsidP="00D31103">
      <w:pPr>
        <w:ind w:firstLine="36pt"/>
        <w:jc w:val="both"/>
        <w:rPr>
          <w:lang w:val="en-GB"/>
        </w:rPr>
      </w:pPr>
    </w:p>
    <w:p w14:paraId="6A2E8AD7" w14:textId="77777777" w:rsidR="00902A8D" w:rsidRDefault="003A53A4" w:rsidP="00902A8D">
      <w:pPr>
        <w:keepNext/>
        <w:jc w:val="both"/>
      </w:pPr>
      <w:r w:rsidRPr="000F2C61">
        <w:rPr>
          <w:noProof/>
        </w:rPr>
        <w:drawing>
          <wp:inline distT="0" distB="0" distL="0" distR="0" wp14:anchorId="3A0BD496" wp14:editId="5F51301D">
            <wp:extent cx="3019425" cy="1943100"/>
            <wp:effectExtent l="0" t="0" r="9525" b="19050"/>
            <wp:docPr id="2" name="Diagram 2"/>
            <wp:cNvGraphicFramePr/>
            <a:graphic xmlns:a="http://purl.oclc.org/ooxml/drawingml/main">
              <a:graphicData uri="http://purl.oclc.org/ooxml/drawingml/diagram">
                <dgm:relIds xmlns:dgm="http://purl.oclc.org/ooxml/drawingml/diagram" xmlns:r="http://purl.oclc.org/ooxml/officeDocument/relationships" r:dm="rId23" r:lo="rId24" r:qs="rId25" r:cs="rId26"/>
              </a:graphicData>
            </a:graphic>
          </wp:inline>
        </w:drawing>
      </w:r>
    </w:p>
    <w:p w14:paraId="3CE35491" w14:textId="22371C84" w:rsidR="003A53A4" w:rsidRPr="000F2C61" w:rsidRDefault="00902A8D" w:rsidP="00F37CE5">
      <w:pPr>
        <w:pStyle w:val="Caption"/>
        <w:jc w:val="both"/>
        <w:rPr>
          <w:lang w:val="en-GB"/>
        </w:rPr>
      </w:pPr>
      <w:r w:rsidRPr="00902A8D">
        <w:rPr>
          <w:lang w:val="en-GB"/>
        </w:rPr>
        <w:t xml:space="preserve">Figure </w:t>
      </w:r>
      <w:r>
        <w:fldChar w:fldCharType="begin"/>
      </w:r>
      <w:r w:rsidRPr="00902A8D">
        <w:rPr>
          <w:lang w:val="en-GB"/>
        </w:rPr>
        <w:instrText xml:space="preserve"> SEQ Figure \* ARABIC </w:instrText>
      </w:r>
      <w:r>
        <w:fldChar w:fldCharType="separate"/>
      </w:r>
      <w:r w:rsidR="001E615C">
        <w:rPr>
          <w:noProof/>
          <w:lang w:val="en-GB"/>
        </w:rPr>
        <w:t>7</w:t>
      </w:r>
      <w:r>
        <w:fldChar w:fldCharType="end"/>
      </w:r>
      <w:r w:rsidRPr="00902A8D">
        <w:rPr>
          <w:lang w:val="en-GB"/>
        </w:rPr>
        <w:t xml:space="preserve">: </w:t>
      </w:r>
      <w:r w:rsidRPr="000F2C61">
        <w:rPr>
          <w:lang w:val="en-GB"/>
        </w:rPr>
        <w:t>Layers added on top of the pre-trained networks</w:t>
      </w:r>
    </w:p>
    <w:p w14:paraId="78300C86" w14:textId="5CA4B4EC" w:rsidR="003A53A4" w:rsidRDefault="003A53A4" w:rsidP="009228A6">
      <w:pPr>
        <w:ind w:firstLine="36pt"/>
        <w:jc w:val="both"/>
        <w:rPr>
          <w:ins w:id="64" w:author="Wetstein, S.C." w:date="2019-06-12T11:34:00Z"/>
          <w:lang w:val="en-GB"/>
        </w:rPr>
      </w:pPr>
      <w:r w:rsidRPr="000F2C61">
        <w:rPr>
          <w:lang w:val="en-GB"/>
        </w:rPr>
        <w:t xml:space="preserve">A variety of data augmentation techniques were applied to the image patches. During training, these techniques were applied randomly to the image patches within a certain range as shown in Table </w:t>
      </w:r>
      <w:r w:rsidR="00490604">
        <w:rPr>
          <w:lang w:val="en-GB"/>
        </w:rPr>
        <w:t>2</w:t>
      </w:r>
      <w:r w:rsidRPr="000F2C61">
        <w:rPr>
          <w:lang w:val="en-GB"/>
        </w:rPr>
        <w:t>.</w:t>
      </w:r>
    </w:p>
    <w:p w14:paraId="09639D33" w14:textId="77777777" w:rsidR="008A7405" w:rsidRPr="000F2C61" w:rsidRDefault="008A7405" w:rsidP="009228A6">
      <w:pPr>
        <w:ind w:firstLine="36pt"/>
        <w:jc w:val="both"/>
        <w:rPr>
          <w:lang w:val="en-GB"/>
        </w:rPr>
      </w:pPr>
    </w:p>
    <w:p w14:paraId="665D6651" w14:textId="499BF57F" w:rsidR="003A53A4" w:rsidRPr="000F2C61" w:rsidRDefault="003A53A4" w:rsidP="00F37CE5">
      <w:pPr>
        <w:pStyle w:val="Caption"/>
        <w:jc w:val="both"/>
        <w:rPr>
          <w:lang w:val="en-GB"/>
        </w:rPr>
      </w:pPr>
      <w:r w:rsidRPr="000F2C61">
        <w:rPr>
          <w:lang w:val="en-GB"/>
        </w:rPr>
        <w:t xml:space="preserve">Table </w:t>
      </w:r>
      <w:r w:rsidR="00D31103">
        <w:rPr>
          <w:lang w:val="en-GB"/>
        </w:rPr>
        <w:t>2</w:t>
      </w:r>
      <w:r w:rsidRPr="000F2C61">
        <w:rPr>
          <w:lang w:val="en-GB"/>
        </w:rPr>
        <w:t>: The augmentation techniques and their range values.</w:t>
      </w:r>
    </w:p>
    <w:tbl>
      <w:tblPr>
        <w:tblStyle w:val="TableGrid"/>
        <w:tblW w:w="0pt" w:type="dxa"/>
        <w:tblLook w:firstRow="1" w:lastRow="0" w:firstColumn="1" w:lastColumn="0" w:noHBand="0" w:noVBand="1"/>
      </w:tblPr>
      <w:tblGrid>
        <w:gridCol w:w="2518"/>
        <w:gridCol w:w="2324"/>
      </w:tblGrid>
      <w:tr w:rsidR="003A53A4" w:rsidRPr="000F2C61" w14:paraId="03FBA736" w14:textId="77777777" w:rsidTr="007B7E8B">
        <w:tc>
          <w:tcPr>
            <w:tcW w:w="125.90pt" w:type="dxa"/>
          </w:tcPr>
          <w:p w14:paraId="282B1229" w14:textId="77777777" w:rsidR="003A53A4" w:rsidRPr="000F2C61" w:rsidRDefault="003A53A4" w:rsidP="00F37CE5">
            <w:pPr>
              <w:jc w:val="both"/>
              <w:rPr>
                <w:lang w:val="en-GB"/>
              </w:rPr>
            </w:pPr>
            <w:r w:rsidRPr="000F2C61">
              <w:rPr>
                <w:lang w:val="en-GB"/>
              </w:rPr>
              <w:t>Augmentation Technique</w:t>
            </w:r>
          </w:p>
        </w:tc>
        <w:tc>
          <w:tcPr>
            <w:tcW w:w="116.20pt" w:type="dxa"/>
          </w:tcPr>
          <w:p w14:paraId="1764757B" w14:textId="77777777" w:rsidR="003A53A4" w:rsidRPr="000F2C61" w:rsidRDefault="003A53A4" w:rsidP="00F37CE5">
            <w:pPr>
              <w:jc w:val="both"/>
              <w:rPr>
                <w:lang w:val="en-GB"/>
              </w:rPr>
            </w:pPr>
            <w:r w:rsidRPr="000F2C61">
              <w:rPr>
                <w:lang w:val="en-GB"/>
              </w:rPr>
              <w:t>Value range (+/-)</w:t>
            </w:r>
          </w:p>
        </w:tc>
      </w:tr>
      <w:tr w:rsidR="003A53A4" w:rsidRPr="000F2C61" w14:paraId="1A735E5A" w14:textId="77777777" w:rsidTr="007B7E8B">
        <w:tc>
          <w:tcPr>
            <w:tcW w:w="125.90pt" w:type="dxa"/>
          </w:tcPr>
          <w:p w14:paraId="684A6695" w14:textId="77777777" w:rsidR="003A53A4" w:rsidRPr="000F2C61" w:rsidRDefault="003A53A4" w:rsidP="00F37CE5">
            <w:pPr>
              <w:jc w:val="both"/>
              <w:rPr>
                <w:lang w:val="en-GB"/>
              </w:rPr>
            </w:pPr>
            <w:r w:rsidRPr="000F2C61">
              <w:rPr>
                <w:lang w:val="en-GB"/>
              </w:rPr>
              <w:t>Rotation</w:t>
            </w:r>
          </w:p>
        </w:tc>
        <w:tc>
          <w:tcPr>
            <w:tcW w:w="116.20pt" w:type="dxa"/>
          </w:tcPr>
          <w:p w14:paraId="094E432A" w14:textId="77777777" w:rsidR="003A53A4" w:rsidRPr="000F2C61" w:rsidRDefault="003A53A4" w:rsidP="00F37CE5">
            <w:pPr>
              <w:jc w:val="both"/>
              <w:rPr>
                <w:lang w:val="en-GB"/>
              </w:rPr>
            </w:pPr>
            <w:r w:rsidRPr="000F2C61">
              <w:rPr>
                <w:lang w:val="en-GB"/>
              </w:rPr>
              <w:t>π</w:t>
            </w:r>
          </w:p>
        </w:tc>
      </w:tr>
      <w:tr w:rsidR="003A53A4" w:rsidRPr="000F2C61" w14:paraId="6AA4CF96" w14:textId="77777777" w:rsidTr="007B7E8B">
        <w:trPr>
          <w:trHeight w:val="510"/>
        </w:trPr>
        <w:tc>
          <w:tcPr>
            <w:tcW w:w="125.90pt" w:type="dxa"/>
          </w:tcPr>
          <w:p w14:paraId="56F77018" w14:textId="77777777" w:rsidR="003A53A4" w:rsidRPr="000F2C61" w:rsidRDefault="003A53A4" w:rsidP="00F37CE5">
            <w:pPr>
              <w:jc w:val="both"/>
              <w:rPr>
                <w:lang w:val="en-GB"/>
              </w:rPr>
            </w:pPr>
            <w:r w:rsidRPr="000F2C61">
              <w:rPr>
                <w:lang w:val="en-GB"/>
              </w:rPr>
              <w:t>X translation</w:t>
            </w:r>
          </w:p>
        </w:tc>
        <w:tc>
          <w:tcPr>
            <w:tcW w:w="116.20pt" w:type="dxa"/>
          </w:tcPr>
          <w:p w14:paraId="6D943AE8" w14:textId="77777777" w:rsidR="003A53A4" w:rsidRPr="000F2C61" w:rsidRDefault="005447A9" w:rsidP="00F37CE5">
            <w:pPr>
              <w:jc w:val="both"/>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4</m:t>
                  </m:r>
                </m:den>
              </m:f>
            </m:oMath>
            <w:r w:rsidR="003A53A4" w:rsidRPr="000F2C61">
              <w:rPr>
                <w:rFonts w:eastAsiaTheme="minorEastAsia"/>
                <w:lang w:val="en-GB"/>
              </w:rPr>
              <w:t>*image width</w:t>
            </w:r>
          </w:p>
        </w:tc>
      </w:tr>
      <w:tr w:rsidR="003A53A4" w:rsidRPr="000F2C61" w14:paraId="0A03E343" w14:textId="77777777" w:rsidTr="007B7E8B">
        <w:trPr>
          <w:trHeight w:val="546"/>
        </w:trPr>
        <w:tc>
          <w:tcPr>
            <w:tcW w:w="125.90pt" w:type="dxa"/>
          </w:tcPr>
          <w:p w14:paraId="4FBCB0B1" w14:textId="77777777" w:rsidR="003A53A4" w:rsidRPr="000F2C61" w:rsidRDefault="003A53A4" w:rsidP="00F37CE5">
            <w:pPr>
              <w:jc w:val="both"/>
              <w:rPr>
                <w:lang w:val="en-GB"/>
              </w:rPr>
            </w:pPr>
            <w:r w:rsidRPr="000F2C61">
              <w:rPr>
                <w:lang w:val="en-GB"/>
              </w:rPr>
              <w:t>Y Translation</w:t>
            </w:r>
          </w:p>
        </w:tc>
        <w:tc>
          <w:tcPr>
            <w:tcW w:w="116.20pt" w:type="dxa"/>
          </w:tcPr>
          <w:p w14:paraId="14D3522A" w14:textId="77777777" w:rsidR="003A53A4" w:rsidRPr="000F2C61" w:rsidRDefault="005447A9" w:rsidP="00F37CE5">
            <w:pPr>
              <w:jc w:val="both"/>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4</m:t>
                  </m:r>
                </m:den>
              </m:f>
            </m:oMath>
            <w:r w:rsidR="003A53A4" w:rsidRPr="000F2C61">
              <w:rPr>
                <w:rFonts w:eastAsiaTheme="minorEastAsia"/>
                <w:lang w:val="en-GB"/>
              </w:rPr>
              <w:t>*image height</w:t>
            </w:r>
          </w:p>
        </w:tc>
      </w:tr>
      <w:tr w:rsidR="003A53A4" w:rsidRPr="000F2C61" w14:paraId="4F8DEF0D" w14:textId="77777777" w:rsidTr="007B7E8B">
        <w:trPr>
          <w:trHeight w:val="426"/>
        </w:trPr>
        <w:tc>
          <w:tcPr>
            <w:tcW w:w="125.90pt" w:type="dxa"/>
          </w:tcPr>
          <w:p w14:paraId="52323830" w14:textId="77777777" w:rsidR="003A53A4" w:rsidRPr="000F2C61" w:rsidRDefault="003A53A4" w:rsidP="00F37CE5">
            <w:pPr>
              <w:jc w:val="both"/>
              <w:rPr>
                <w:lang w:val="en-GB"/>
              </w:rPr>
            </w:pPr>
            <w:r w:rsidRPr="000F2C61">
              <w:rPr>
                <w:lang w:val="en-GB"/>
              </w:rPr>
              <w:t>Rescaling</w:t>
            </w:r>
          </w:p>
        </w:tc>
        <w:tc>
          <w:tcPr>
            <w:tcW w:w="116.20pt" w:type="dxa"/>
          </w:tcPr>
          <w:p w14:paraId="6BA261C7" w14:textId="77777777" w:rsidR="003A53A4" w:rsidRPr="000F2C61" w:rsidRDefault="005447A9" w:rsidP="00F37CE5">
            <w:pPr>
              <w:jc w:val="both"/>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5</m:t>
                  </m:r>
                </m:den>
              </m:f>
            </m:oMath>
            <w:r w:rsidR="003A53A4" w:rsidRPr="000F2C61">
              <w:rPr>
                <w:rFonts w:eastAsiaTheme="minorEastAsia"/>
                <w:lang w:val="en-GB"/>
              </w:rPr>
              <w:t>*image size</w:t>
            </w:r>
          </w:p>
        </w:tc>
      </w:tr>
      <w:tr w:rsidR="003A53A4" w:rsidRPr="000F2C61" w14:paraId="6234ED10" w14:textId="77777777" w:rsidTr="007B7E8B">
        <w:tc>
          <w:tcPr>
            <w:tcW w:w="125.90pt" w:type="dxa"/>
          </w:tcPr>
          <w:p w14:paraId="1318A4F6" w14:textId="77777777" w:rsidR="003A53A4" w:rsidRPr="000F2C61" w:rsidRDefault="003A53A4" w:rsidP="00F37CE5">
            <w:pPr>
              <w:jc w:val="both"/>
              <w:rPr>
                <w:lang w:val="en-GB"/>
              </w:rPr>
            </w:pPr>
            <w:r w:rsidRPr="000F2C61">
              <w:rPr>
                <w:lang w:val="en-GB"/>
              </w:rPr>
              <w:t>X flipping</w:t>
            </w:r>
          </w:p>
        </w:tc>
        <w:tc>
          <w:tcPr>
            <w:tcW w:w="116.20pt" w:type="dxa"/>
          </w:tcPr>
          <w:p w14:paraId="337D1FAD" w14:textId="77777777" w:rsidR="003A53A4" w:rsidRPr="000F2C61" w:rsidRDefault="003A53A4" w:rsidP="00F37CE5">
            <w:pPr>
              <w:jc w:val="both"/>
              <w:rPr>
                <w:lang w:val="en-GB"/>
              </w:rPr>
            </w:pPr>
            <w:r w:rsidRPr="000F2C61">
              <w:rPr>
                <w:lang w:val="en-GB"/>
              </w:rPr>
              <w:t>Yes</w:t>
            </w:r>
          </w:p>
        </w:tc>
      </w:tr>
      <w:tr w:rsidR="003A53A4" w:rsidRPr="000F2C61" w14:paraId="00F83E96" w14:textId="77777777" w:rsidTr="007B7E8B">
        <w:tc>
          <w:tcPr>
            <w:tcW w:w="125.90pt" w:type="dxa"/>
          </w:tcPr>
          <w:p w14:paraId="23776804" w14:textId="77777777" w:rsidR="003A53A4" w:rsidRPr="000F2C61" w:rsidRDefault="003A53A4" w:rsidP="00F37CE5">
            <w:pPr>
              <w:jc w:val="both"/>
              <w:rPr>
                <w:lang w:val="en-GB"/>
              </w:rPr>
            </w:pPr>
            <w:r w:rsidRPr="000F2C61">
              <w:rPr>
                <w:lang w:val="en-GB"/>
              </w:rPr>
              <w:t>Y flipping</w:t>
            </w:r>
          </w:p>
        </w:tc>
        <w:tc>
          <w:tcPr>
            <w:tcW w:w="116.20pt" w:type="dxa"/>
          </w:tcPr>
          <w:p w14:paraId="36DE15D4" w14:textId="77777777" w:rsidR="003A53A4" w:rsidRPr="000F2C61" w:rsidRDefault="003A53A4" w:rsidP="00F37CE5">
            <w:pPr>
              <w:jc w:val="both"/>
              <w:rPr>
                <w:lang w:val="en-GB"/>
              </w:rPr>
            </w:pPr>
            <w:r w:rsidRPr="000F2C61">
              <w:rPr>
                <w:lang w:val="en-GB"/>
              </w:rPr>
              <w:t>Yes</w:t>
            </w:r>
          </w:p>
        </w:tc>
      </w:tr>
      <w:tr w:rsidR="003A53A4" w:rsidRPr="000F2C61" w14:paraId="7A594AE4" w14:textId="77777777" w:rsidTr="007B7E8B">
        <w:trPr>
          <w:trHeight w:val="426"/>
        </w:trPr>
        <w:tc>
          <w:tcPr>
            <w:tcW w:w="125.90pt" w:type="dxa"/>
          </w:tcPr>
          <w:p w14:paraId="4E85A86E" w14:textId="77777777" w:rsidR="003A53A4" w:rsidRPr="000F2C61" w:rsidRDefault="003A53A4" w:rsidP="00F37CE5">
            <w:pPr>
              <w:jc w:val="both"/>
              <w:rPr>
                <w:lang w:val="en-GB"/>
              </w:rPr>
            </w:pPr>
            <w:r w:rsidRPr="000F2C61">
              <w:rPr>
                <w:lang w:val="en-GB"/>
              </w:rPr>
              <w:t>Per-pixel rescaling</w:t>
            </w:r>
          </w:p>
        </w:tc>
        <w:tc>
          <w:tcPr>
            <w:tcW w:w="116.20pt" w:type="dxa"/>
          </w:tcPr>
          <w:p w14:paraId="789B56AE" w14:textId="77777777" w:rsidR="003A53A4" w:rsidRPr="000F2C61" w:rsidRDefault="005447A9" w:rsidP="00F37CE5">
            <w:pPr>
              <w:jc w:val="both"/>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255</m:t>
                  </m:r>
                </m:den>
              </m:f>
            </m:oMath>
            <w:r w:rsidR="003A53A4" w:rsidRPr="000F2C61">
              <w:rPr>
                <w:rFonts w:eastAsiaTheme="minorEastAsia"/>
                <w:lang w:val="en-GB"/>
              </w:rPr>
              <w:t xml:space="preserve"> </w:t>
            </w:r>
          </w:p>
        </w:tc>
      </w:tr>
      <w:tr w:rsidR="003A53A4" w:rsidRPr="000F2C61" w14:paraId="74F840E6" w14:textId="77777777" w:rsidTr="007B7E8B">
        <w:tc>
          <w:tcPr>
            <w:tcW w:w="125.90pt" w:type="dxa"/>
          </w:tcPr>
          <w:p w14:paraId="4E9B0C6E" w14:textId="77777777" w:rsidR="003A53A4" w:rsidRPr="000F2C61" w:rsidRDefault="003A53A4" w:rsidP="00F37CE5">
            <w:pPr>
              <w:jc w:val="both"/>
              <w:rPr>
                <w:lang w:val="en-GB"/>
              </w:rPr>
            </w:pPr>
            <w:r w:rsidRPr="000F2C61">
              <w:rPr>
                <w:lang w:val="en-GB"/>
              </w:rPr>
              <w:t>Channel Shifting</w:t>
            </w:r>
          </w:p>
        </w:tc>
        <w:tc>
          <w:tcPr>
            <w:tcW w:w="116.20pt" w:type="dxa"/>
          </w:tcPr>
          <w:p w14:paraId="2D38BEB0" w14:textId="77777777" w:rsidR="003A53A4" w:rsidRPr="000F2C61" w:rsidRDefault="003A53A4" w:rsidP="00F37CE5">
            <w:pPr>
              <w:jc w:val="both"/>
              <w:rPr>
                <w:lang w:val="en-GB"/>
              </w:rPr>
            </w:pPr>
            <w:r w:rsidRPr="000F2C61">
              <w:rPr>
                <w:lang w:val="en-GB"/>
              </w:rPr>
              <w:t>15</w:t>
            </w:r>
          </w:p>
        </w:tc>
      </w:tr>
      <w:tr w:rsidR="003A53A4" w:rsidRPr="000F2C61" w14:paraId="275A857A" w14:textId="77777777" w:rsidTr="007B7E8B">
        <w:trPr>
          <w:trHeight w:val="408"/>
        </w:trPr>
        <w:tc>
          <w:tcPr>
            <w:tcW w:w="125.90pt" w:type="dxa"/>
          </w:tcPr>
          <w:p w14:paraId="72DEA506" w14:textId="77777777" w:rsidR="003A53A4" w:rsidRPr="000F2C61" w:rsidRDefault="003A53A4" w:rsidP="00F37CE5">
            <w:pPr>
              <w:tabs>
                <w:tab w:val="start" w:pos="64.50pt"/>
              </w:tabs>
              <w:jc w:val="both"/>
              <w:rPr>
                <w:lang w:val="en-GB"/>
              </w:rPr>
            </w:pPr>
            <w:r w:rsidRPr="000F2C61">
              <w:rPr>
                <w:lang w:val="en-GB"/>
              </w:rPr>
              <w:t>Shearing</w:t>
            </w:r>
            <w:r w:rsidRPr="000F2C61">
              <w:rPr>
                <w:lang w:val="en-GB"/>
              </w:rPr>
              <w:tab/>
            </w:r>
          </w:p>
        </w:tc>
        <w:tc>
          <w:tcPr>
            <w:tcW w:w="116.20pt" w:type="dxa"/>
          </w:tcPr>
          <w:p w14:paraId="626DBF8E" w14:textId="77777777" w:rsidR="003A53A4" w:rsidRPr="000F2C61" w:rsidRDefault="005447A9" w:rsidP="00F37CE5">
            <w:pPr>
              <w:jc w:val="both"/>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5</m:t>
                  </m:r>
                </m:den>
              </m:f>
            </m:oMath>
            <w:r w:rsidR="003A53A4" w:rsidRPr="000F2C61">
              <w:rPr>
                <w:rFonts w:eastAsiaTheme="minorEastAsia"/>
                <w:lang w:val="en-GB"/>
              </w:rPr>
              <w:t>*image size</w:t>
            </w:r>
          </w:p>
        </w:tc>
      </w:tr>
      <w:tr w:rsidR="003A53A4" w:rsidRPr="000F2C61" w14:paraId="426A5C91" w14:textId="77777777" w:rsidTr="007B7E8B">
        <w:trPr>
          <w:trHeight w:val="414"/>
        </w:trPr>
        <w:tc>
          <w:tcPr>
            <w:tcW w:w="125.90pt" w:type="dxa"/>
          </w:tcPr>
          <w:p w14:paraId="56BF5975" w14:textId="77777777" w:rsidR="003A53A4" w:rsidRPr="000F2C61" w:rsidRDefault="003A53A4" w:rsidP="00F37CE5">
            <w:pPr>
              <w:tabs>
                <w:tab w:val="start" w:pos="64.50pt"/>
              </w:tabs>
              <w:jc w:val="both"/>
              <w:rPr>
                <w:lang w:val="en-GB"/>
              </w:rPr>
            </w:pPr>
            <w:r w:rsidRPr="000F2C61">
              <w:rPr>
                <w:lang w:val="en-GB"/>
              </w:rPr>
              <w:t>Zooming</w:t>
            </w:r>
          </w:p>
        </w:tc>
        <w:tc>
          <w:tcPr>
            <w:tcW w:w="116.20pt" w:type="dxa"/>
          </w:tcPr>
          <w:p w14:paraId="05D7C9EE" w14:textId="77777777" w:rsidR="003A53A4" w:rsidRPr="000F2C61" w:rsidRDefault="005447A9" w:rsidP="00F37CE5">
            <w:pPr>
              <w:jc w:val="both"/>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5</m:t>
                  </m:r>
                </m:den>
              </m:f>
            </m:oMath>
            <w:r w:rsidR="003A53A4" w:rsidRPr="000F2C61">
              <w:rPr>
                <w:rFonts w:eastAsiaTheme="minorEastAsia"/>
                <w:lang w:val="en-GB"/>
              </w:rPr>
              <w:t>*image size</w:t>
            </w:r>
          </w:p>
        </w:tc>
      </w:tr>
    </w:tbl>
    <w:p w14:paraId="3F62948A" w14:textId="77777777" w:rsidR="00D31103" w:rsidRDefault="00D31103" w:rsidP="009228A6">
      <w:pPr>
        <w:ind w:firstLine="36pt"/>
        <w:jc w:val="both"/>
        <w:rPr>
          <w:lang w:val="en-GB"/>
        </w:rPr>
      </w:pPr>
    </w:p>
    <w:p w14:paraId="23B12DC0" w14:textId="4D9259BC" w:rsidR="00F37CE5" w:rsidRDefault="003A53A4" w:rsidP="009228A6">
      <w:pPr>
        <w:ind w:firstLine="36pt"/>
        <w:jc w:val="both"/>
        <w:rPr>
          <w:lang w:val="en-GB"/>
        </w:rPr>
      </w:pPr>
      <w:r w:rsidRPr="000F2C61">
        <w:rPr>
          <w:lang w:val="en-GB"/>
        </w:rPr>
        <w:t xml:space="preserve">InceptionV3, VGG19 and Xception were </w:t>
      </w:r>
      <w:r w:rsidR="0018467B">
        <w:rPr>
          <w:lang w:val="en-GB"/>
        </w:rPr>
        <w:t>t</w:t>
      </w:r>
      <w:r w:rsidRPr="000F2C61">
        <w:rPr>
          <w:lang w:val="en-GB"/>
        </w:rPr>
        <w:t xml:space="preserve">rained for 100 epochs using the Adam optimizer with a learning rate of 0.001, with a mean squared logarithmic error loss. All but the three added custom layers had their weights frozen </w:t>
      </w:r>
      <w:r w:rsidR="00C659E6">
        <w:rPr>
          <w:lang w:val="en-GB"/>
        </w:rPr>
        <w:t xml:space="preserve">during the initial training of the </w:t>
      </w:r>
      <w:r w:rsidR="00663452">
        <w:rPr>
          <w:lang w:val="en-GB"/>
        </w:rPr>
        <w:t>added custom layers</w:t>
      </w:r>
      <w:r w:rsidR="00E21B72">
        <w:rPr>
          <w:rStyle w:val="CommentReference"/>
          <w:rFonts w:asciiTheme="minorHAnsi" w:eastAsiaTheme="minorHAnsi" w:hAnsiTheme="minorHAnsi" w:cstheme="minorBidi"/>
          <w:lang w:val="nl-NL"/>
        </w:rPr>
        <w:commentReference w:id="65"/>
      </w:r>
      <w:r w:rsidRPr="000F2C61">
        <w:rPr>
          <w:lang w:val="en-GB"/>
        </w:rPr>
        <w:t xml:space="preserve">. </w:t>
      </w:r>
      <w:r w:rsidR="002B4C51">
        <w:rPr>
          <w:lang w:val="en-GB"/>
        </w:rPr>
        <w:t>The training was optimized to achieve the lowest possible loss on the validation set. Epoch</w:t>
      </w:r>
      <w:ins w:id="66" w:author="Wetstein, S.C." w:date="2019-06-12T11:35:00Z">
        <w:r w:rsidR="008A7405">
          <w:rPr>
            <w:lang w:val="en-GB"/>
          </w:rPr>
          <w:t>s</w:t>
        </w:r>
      </w:ins>
      <w:r w:rsidR="002B4C51">
        <w:rPr>
          <w:lang w:val="en-GB"/>
        </w:rPr>
        <w:t xml:space="preserve"> were the validation loss was lower than the previous lowest validation loss had their </w:t>
      </w:r>
      <w:r w:rsidR="00E65D29">
        <w:rPr>
          <w:lang w:val="en-GB"/>
        </w:rPr>
        <w:t xml:space="preserve">weights saved. </w:t>
      </w:r>
    </w:p>
    <w:p w14:paraId="78D1069F" w14:textId="77777777" w:rsidR="00F41F17" w:rsidRDefault="00F41F17" w:rsidP="00F41F17">
      <w:pPr>
        <w:ind w:firstLine="36pt"/>
        <w:jc w:val="both"/>
        <w:rPr>
          <w:lang w:val="en-GB"/>
        </w:rPr>
      </w:pPr>
    </w:p>
    <w:p w14:paraId="056E0DDB" w14:textId="1B21E9B0" w:rsidR="003A53A4" w:rsidRDefault="003A53A4" w:rsidP="00F41F17">
      <w:pPr>
        <w:ind w:firstLine="36pt"/>
        <w:jc w:val="both"/>
        <w:rPr>
          <w:lang w:val="en-GB"/>
        </w:rPr>
      </w:pPr>
      <w:r w:rsidRPr="000F2C61">
        <w:rPr>
          <w:lang w:val="en-GB"/>
        </w:rPr>
        <w:t xml:space="preserve">After completing </w:t>
      </w:r>
      <w:commentRangeStart w:id="67"/>
      <w:r w:rsidRPr="000F2C61">
        <w:rPr>
          <w:lang w:val="en-GB"/>
        </w:rPr>
        <w:t xml:space="preserve">the </w:t>
      </w:r>
      <w:commentRangeEnd w:id="67"/>
      <w:r w:rsidR="009F2C1E">
        <w:rPr>
          <w:lang w:val="en-GB"/>
        </w:rPr>
        <w:t>initial training of the added custom layers</w:t>
      </w:r>
      <w:r w:rsidR="00E21B72">
        <w:rPr>
          <w:rStyle w:val="CommentReference"/>
          <w:rFonts w:asciiTheme="minorHAnsi" w:eastAsiaTheme="minorHAnsi" w:hAnsiTheme="minorHAnsi" w:cstheme="minorBidi"/>
          <w:lang w:val="nl-NL"/>
        </w:rPr>
        <w:commentReference w:id="67"/>
      </w:r>
      <w:r w:rsidRPr="000F2C61">
        <w:rPr>
          <w:lang w:val="en-GB"/>
        </w:rPr>
        <w:t xml:space="preserve">, the </w:t>
      </w:r>
      <w:commentRangeStart w:id="68"/>
      <w:r w:rsidRPr="000F2C61">
        <w:rPr>
          <w:lang w:val="en-GB"/>
        </w:rPr>
        <w:t xml:space="preserve">InceptionV3 and Xception </w:t>
      </w:r>
      <w:commentRangeEnd w:id="68"/>
      <w:r w:rsidR="008A7405">
        <w:rPr>
          <w:rStyle w:val="CommentReference"/>
          <w:rFonts w:asciiTheme="minorHAnsi" w:eastAsiaTheme="minorHAnsi" w:hAnsiTheme="minorHAnsi" w:cstheme="minorBidi"/>
          <w:lang w:val="nl-NL"/>
        </w:rPr>
        <w:commentReference w:id="68"/>
      </w:r>
      <w:r w:rsidRPr="000F2C61">
        <w:rPr>
          <w:lang w:val="en-GB"/>
        </w:rPr>
        <w:t xml:space="preserve">networks also had some of their convolutional layers re-trained. For the </w:t>
      </w:r>
      <w:r w:rsidRPr="000F2C61">
        <w:rPr>
          <w:lang w:val="en-GB"/>
        </w:rPr>
        <w:t xml:space="preserve">InceptionV3 network the first 41 layers and for the Xception the first 66 layers remained frozen, the rest of the layers was re-trained using the Adam optimizer with a learning rate of 0.0001 and the same loss </w:t>
      </w:r>
      <w:del w:id="69" w:author="Suzanne Wetstein" w:date="2019-06-07T17:35:00Z">
        <w:r w:rsidRPr="000F2C61" w:rsidDel="00E21B72">
          <w:rPr>
            <w:lang w:val="en-GB"/>
          </w:rPr>
          <w:delText xml:space="preserve">type </w:delText>
        </w:r>
      </w:del>
      <w:r w:rsidRPr="000F2C61">
        <w:rPr>
          <w:lang w:val="en-GB"/>
        </w:rPr>
        <w:t xml:space="preserve">as </w:t>
      </w:r>
      <w:del w:id="70" w:author="Suzanne Wetstein" w:date="2019-06-07T17:36:00Z">
        <w:r w:rsidRPr="000F2C61" w:rsidDel="00E21B72">
          <w:rPr>
            <w:lang w:val="en-GB"/>
          </w:rPr>
          <w:delText>the first batch of training</w:delText>
        </w:r>
      </w:del>
      <w:ins w:id="71" w:author="Suzanne Wetstein" w:date="2019-06-07T17:36:00Z">
        <w:r w:rsidR="00E21B72">
          <w:rPr>
            <w:lang w:val="en-GB"/>
          </w:rPr>
          <w:t>before</w:t>
        </w:r>
      </w:ins>
      <w:r w:rsidRPr="000F2C61">
        <w:rPr>
          <w:lang w:val="en-GB"/>
        </w:rPr>
        <w:t xml:space="preserve">. Again, the </w:t>
      </w:r>
      <w:ins w:id="72" w:author="Suzanne Wetstein" w:date="2019-06-07T17:36:00Z">
        <w:r w:rsidR="00E21B72">
          <w:rPr>
            <w:lang w:val="en-GB"/>
          </w:rPr>
          <w:t>networks were optimized on</w:t>
        </w:r>
      </w:ins>
      <w:del w:id="73" w:author="Suzanne Wetstein" w:date="2019-06-07T17:36:00Z">
        <w:r w:rsidRPr="000F2C61" w:rsidDel="00E21B72">
          <w:rPr>
            <w:lang w:val="en-GB"/>
          </w:rPr>
          <w:delText>epochs with the</w:delText>
        </w:r>
      </w:del>
      <w:r w:rsidRPr="000F2C61">
        <w:rPr>
          <w:lang w:val="en-GB"/>
        </w:rPr>
        <w:t xml:space="preserve"> </w:t>
      </w:r>
      <w:ins w:id="74" w:author="Suzanne Wetstein" w:date="2019-06-07T17:36:00Z">
        <w:r w:rsidR="00E21B72">
          <w:rPr>
            <w:lang w:val="en-GB"/>
          </w:rPr>
          <w:t>the</w:t>
        </w:r>
      </w:ins>
      <w:del w:id="75" w:author="Suzanne Wetstein" w:date="2019-06-07T17:36:00Z">
        <w:r w:rsidRPr="000F2C61" w:rsidDel="00E21B72">
          <w:rPr>
            <w:lang w:val="en-GB"/>
          </w:rPr>
          <w:delText>lowest</w:delText>
        </w:r>
      </w:del>
      <w:r w:rsidRPr="000F2C61">
        <w:rPr>
          <w:lang w:val="en-GB"/>
        </w:rPr>
        <w:t xml:space="preserve"> </w:t>
      </w:r>
      <w:del w:id="76" w:author="Suzanne Wetstein" w:date="2019-06-07T17:36:00Z">
        <w:r w:rsidRPr="000F2C61" w:rsidDel="00E21B72">
          <w:rPr>
            <w:lang w:val="en-GB"/>
          </w:rPr>
          <w:delText xml:space="preserve">validation </w:delText>
        </w:r>
      </w:del>
      <w:r w:rsidRPr="000F2C61">
        <w:rPr>
          <w:lang w:val="en-GB"/>
        </w:rPr>
        <w:t xml:space="preserve">mean squared error </w:t>
      </w:r>
      <w:del w:id="77" w:author="Suzanne Wetstein" w:date="2019-06-07T17:36:00Z">
        <w:r w:rsidRPr="000F2C61" w:rsidDel="00E21B72">
          <w:rPr>
            <w:lang w:val="en-GB"/>
          </w:rPr>
          <w:delText>had their weights saved</w:delText>
        </w:r>
      </w:del>
      <w:ins w:id="78" w:author="Suzanne Wetstein" w:date="2019-06-07T17:36:00Z">
        <w:r w:rsidR="00E21B72">
          <w:rPr>
            <w:lang w:val="en-GB"/>
          </w:rPr>
          <w:t>of the validation set</w:t>
        </w:r>
      </w:ins>
      <w:r w:rsidRPr="000F2C61">
        <w:rPr>
          <w:lang w:val="en-GB"/>
        </w:rPr>
        <w:t>.</w:t>
      </w:r>
    </w:p>
    <w:p w14:paraId="7F0ECB4B" w14:textId="080C5896" w:rsidR="006B4DD1" w:rsidRDefault="006B4DD1" w:rsidP="00F41F17">
      <w:pPr>
        <w:ind w:firstLine="36pt"/>
        <w:jc w:val="both"/>
        <w:rPr>
          <w:lang w:val="en-GB"/>
        </w:rPr>
      </w:pPr>
    </w:p>
    <w:p w14:paraId="5CAF37E0" w14:textId="71F7295B" w:rsidR="006B4DD1" w:rsidRDefault="006B4DD1" w:rsidP="00F41F17">
      <w:pPr>
        <w:ind w:firstLine="36pt"/>
        <w:jc w:val="both"/>
        <w:rPr>
          <w:lang w:val="en-GB"/>
        </w:rPr>
      </w:pPr>
      <w:r>
        <w:rPr>
          <w:lang w:val="en-GB"/>
        </w:rPr>
        <w:t xml:space="preserve">41 and 66 layers were chosen for InceptionV3 and Xception respectively, because these are layers at which </w:t>
      </w:r>
      <w:r w:rsidR="006733CB">
        <w:rPr>
          <w:lang w:val="en-GB"/>
        </w:rPr>
        <w:t>a new convolutional block starts.</w:t>
      </w:r>
      <w:r w:rsidR="00531514">
        <w:rPr>
          <w:lang w:val="en-GB"/>
        </w:rPr>
        <w:t xml:space="preserve"> VGG19 did not have </w:t>
      </w:r>
      <w:r w:rsidR="008C10EE">
        <w:rPr>
          <w:lang w:val="en-GB"/>
        </w:rPr>
        <w:t>any original layers retrained because doing so led to near-zero outputs.</w:t>
      </w:r>
    </w:p>
    <w:p w14:paraId="392736B9" w14:textId="1C9B7BA5" w:rsidR="008C2669" w:rsidRDefault="008C2669" w:rsidP="00F41F17">
      <w:pPr>
        <w:ind w:firstLine="36pt"/>
        <w:jc w:val="both"/>
        <w:rPr>
          <w:lang w:val="en-GB"/>
        </w:rPr>
      </w:pPr>
    </w:p>
    <w:p w14:paraId="13E3244A" w14:textId="717D9D60" w:rsidR="008C2669" w:rsidRPr="000F2C61" w:rsidRDefault="008C2669" w:rsidP="00F41F17">
      <w:pPr>
        <w:ind w:firstLine="36pt"/>
        <w:jc w:val="both"/>
        <w:rPr>
          <w:lang w:val="en-GB"/>
        </w:rPr>
      </w:pPr>
      <w:r>
        <w:rPr>
          <w:lang w:val="en-GB"/>
        </w:rPr>
        <w:t xml:space="preserve">ResNet50 had </w:t>
      </w:r>
      <w:proofErr w:type="gramStart"/>
      <w:r w:rsidR="007F48D2">
        <w:rPr>
          <w:lang w:val="en-GB"/>
        </w:rPr>
        <w:t>all of</w:t>
      </w:r>
      <w:proofErr w:type="gramEnd"/>
      <w:r w:rsidR="007F48D2">
        <w:rPr>
          <w:lang w:val="en-GB"/>
        </w:rPr>
        <w:t xml:space="preserve"> it</w:t>
      </w:r>
      <w:ins w:id="79" w:author="Wetstein, S.C." w:date="2019-06-12T11:37:00Z">
        <w:r w:rsidR="008A7405">
          <w:rPr>
            <w:lang w:val="en-GB"/>
          </w:rPr>
          <w:t>s</w:t>
        </w:r>
      </w:ins>
      <w:r w:rsidR="007F48D2">
        <w:rPr>
          <w:lang w:val="en-GB"/>
        </w:rPr>
        <w:t xml:space="preserve"> layers re-trained</w:t>
      </w:r>
      <w:r w:rsidR="00C74A0F">
        <w:rPr>
          <w:lang w:val="en-GB"/>
        </w:rPr>
        <w:t xml:space="preserve"> using the Adam optimizer with a learning rate of </w:t>
      </w:r>
      <w:r w:rsidR="00CD36E6">
        <w:rPr>
          <w:lang w:val="en-GB"/>
        </w:rPr>
        <w:t xml:space="preserve">0.0001 and </w:t>
      </w:r>
      <w:del w:id="80" w:author="Wetstein, S.C." w:date="2019-06-12T11:37:00Z">
        <w:r w:rsidR="00CD36E6" w:rsidDel="008A7405">
          <w:rPr>
            <w:lang w:val="en-GB"/>
          </w:rPr>
          <w:delText xml:space="preserve">the same </w:delText>
        </w:r>
      </w:del>
      <w:r w:rsidR="00CD36E6">
        <w:rPr>
          <w:lang w:val="en-GB"/>
        </w:rPr>
        <w:t>mean squared logarithmic loss.</w:t>
      </w:r>
      <w:r w:rsidR="00415A54">
        <w:rPr>
          <w:lang w:val="en-GB"/>
        </w:rPr>
        <w:t xml:space="preserve"> ResNet50 was also optimized based on the mean squared error of the validation set.</w:t>
      </w:r>
    </w:p>
    <w:p w14:paraId="3B279995" w14:textId="77777777" w:rsidR="009228A6" w:rsidRDefault="009228A6" w:rsidP="00F37CE5">
      <w:pPr>
        <w:jc w:val="both"/>
        <w:rPr>
          <w:lang w:val="en-GB"/>
        </w:rPr>
      </w:pPr>
    </w:p>
    <w:p w14:paraId="00C00ACC" w14:textId="2B0DFB21" w:rsidR="00FA13E6" w:rsidRDefault="003A53A4" w:rsidP="009228A6">
      <w:pPr>
        <w:ind w:firstLine="36pt"/>
        <w:jc w:val="both"/>
        <w:rPr>
          <w:lang w:val="en-GB"/>
        </w:rPr>
      </w:pPr>
      <w:commentRangeStart w:id="81"/>
      <w:commentRangeStart w:id="82"/>
      <w:r w:rsidRPr="000F2C61">
        <w:rPr>
          <w:lang w:val="en-GB"/>
        </w:rPr>
        <w:t>Each network had four different instances of itself trained</w:t>
      </w:r>
      <w:commentRangeEnd w:id="81"/>
      <w:r w:rsidR="008A7405">
        <w:rPr>
          <w:rStyle w:val="CommentReference"/>
          <w:rFonts w:asciiTheme="minorHAnsi" w:eastAsiaTheme="minorHAnsi" w:hAnsiTheme="minorHAnsi" w:cstheme="minorBidi"/>
          <w:lang w:val="nl-NL"/>
        </w:rPr>
        <w:commentReference w:id="81"/>
      </w:r>
      <w:r w:rsidR="00463970">
        <w:rPr>
          <w:lang w:val="en-GB"/>
        </w:rPr>
        <w:t>.</w:t>
      </w:r>
      <w:r w:rsidR="00C82EDF">
        <w:rPr>
          <w:lang w:val="en-GB"/>
        </w:rPr>
        <w:t xml:space="preserve"> The only difference between these four instances was the random initialization of the weights</w:t>
      </w:r>
      <w:r w:rsidR="00057E4B">
        <w:rPr>
          <w:lang w:val="en-GB"/>
        </w:rPr>
        <w:t xml:space="preserve"> of the added custom layers.</w:t>
      </w:r>
      <w:r w:rsidR="00463970">
        <w:rPr>
          <w:lang w:val="en-GB"/>
        </w:rPr>
        <w:t xml:space="preserve"> For each </w:t>
      </w:r>
      <w:r w:rsidR="00834495">
        <w:rPr>
          <w:lang w:val="en-GB"/>
        </w:rPr>
        <w:t>of these fo</w:t>
      </w:r>
      <w:r w:rsidR="00146D8C">
        <w:rPr>
          <w:lang w:val="en-GB"/>
        </w:rPr>
        <w:t>u</w:t>
      </w:r>
      <w:r w:rsidR="00834495">
        <w:rPr>
          <w:lang w:val="en-GB"/>
        </w:rPr>
        <w:t>r instances, predictions on the test set were produced</w:t>
      </w:r>
      <w:r w:rsidRPr="000F2C61">
        <w:rPr>
          <w:lang w:val="en-GB"/>
        </w:rPr>
        <w:t xml:space="preserve">. </w:t>
      </w:r>
      <w:commentRangeEnd w:id="82"/>
      <w:r w:rsidR="00E21B72">
        <w:rPr>
          <w:rStyle w:val="CommentReference"/>
          <w:rFonts w:asciiTheme="minorHAnsi" w:eastAsiaTheme="minorHAnsi" w:hAnsiTheme="minorHAnsi" w:cstheme="minorBidi"/>
          <w:lang w:val="nl-NL"/>
        </w:rPr>
        <w:commentReference w:id="82"/>
      </w:r>
      <w:r w:rsidRPr="000F2C61">
        <w:rPr>
          <w:lang w:val="en-GB"/>
        </w:rPr>
        <w:t>The</w:t>
      </w:r>
      <w:r w:rsidR="00146D8C">
        <w:rPr>
          <w:lang w:val="en-GB"/>
        </w:rPr>
        <w:t xml:space="preserve"> predicted cellularity values on the test set</w:t>
      </w:r>
      <w:r w:rsidRPr="000F2C61">
        <w:rPr>
          <w:lang w:val="en-GB"/>
        </w:rPr>
        <w:t xml:space="preserve"> were saved s</w:t>
      </w:r>
      <w:r w:rsidR="00146D8C">
        <w:rPr>
          <w:lang w:val="en-GB"/>
        </w:rPr>
        <w:t>o</w:t>
      </w:r>
      <w:r w:rsidRPr="000F2C61">
        <w:rPr>
          <w:lang w:val="en-GB"/>
        </w:rPr>
        <w:t xml:space="preserve"> that statistical analysis could be performed on the predictions of the test set. The predictions made on the test set were compared to the ground truth of the test set using four different statistical metrics, </w:t>
      </w:r>
      <w:commentRangeStart w:id="83"/>
      <w:r w:rsidRPr="000F2C61">
        <w:rPr>
          <w:lang w:val="en-GB"/>
        </w:rPr>
        <w:t xml:space="preserve">namely Kendall’s Tau, Prediction Probability, </w:t>
      </w:r>
      <w:del w:id="84" w:author="Wetstein, S.C." w:date="2019-06-12T11:45:00Z">
        <w:r w:rsidRPr="000F2C61" w:rsidDel="00AF4DA6">
          <w:rPr>
            <w:lang w:val="en-GB"/>
          </w:rPr>
          <w:delText xml:space="preserve">Mean </w:delText>
        </w:r>
      </w:del>
      <w:ins w:id="85" w:author="Wetstein, S.C." w:date="2019-06-12T11:45:00Z">
        <w:r w:rsidR="00AF4DA6">
          <w:rPr>
            <w:lang w:val="en-GB"/>
          </w:rPr>
          <w:t>m</w:t>
        </w:r>
        <w:r w:rsidR="00AF4DA6" w:rsidRPr="000F2C61">
          <w:rPr>
            <w:lang w:val="en-GB"/>
          </w:rPr>
          <w:t xml:space="preserve">ean </w:t>
        </w:r>
      </w:ins>
      <w:del w:id="86" w:author="Wetstein, S.C." w:date="2019-06-12T11:45:00Z">
        <w:r w:rsidRPr="000F2C61" w:rsidDel="00AF4DA6">
          <w:rPr>
            <w:lang w:val="en-GB"/>
          </w:rPr>
          <w:delText xml:space="preserve">Square </w:delText>
        </w:r>
      </w:del>
      <w:ins w:id="87" w:author="Wetstein, S.C." w:date="2019-06-12T11:45:00Z">
        <w:r w:rsidR="00AF4DA6">
          <w:rPr>
            <w:lang w:val="en-GB"/>
          </w:rPr>
          <w:t>s</w:t>
        </w:r>
        <w:r w:rsidR="00AF4DA6" w:rsidRPr="000F2C61">
          <w:rPr>
            <w:lang w:val="en-GB"/>
          </w:rPr>
          <w:t>quare</w:t>
        </w:r>
      </w:ins>
      <w:ins w:id="88" w:author="Wetstein, S.C." w:date="2019-06-12T11:46:00Z">
        <w:r w:rsidR="00AF4DA6">
          <w:rPr>
            <w:lang w:val="en-GB"/>
          </w:rPr>
          <w:t>d</w:t>
        </w:r>
      </w:ins>
      <w:ins w:id="89" w:author="Wetstein, S.C." w:date="2019-06-12T11:45:00Z">
        <w:r w:rsidR="00AF4DA6" w:rsidRPr="000F2C61">
          <w:rPr>
            <w:lang w:val="en-GB"/>
          </w:rPr>
          <w:t xml:space="preserve"> </w:t>
        </w:r>
      </w:ins>
      <w:del w:id="90" w:author="Wetstein, S.C." w:date="2019-06-12T11:46:00Z">
        <w:r w:rsidRPr="000F2C61" w:rsidDel="00AF4DA6">
          <w:rPr>
            <w:lang w:val="en-GB"/>
          </w:rPr>
          <w:delText xml:space="preserve">Error </w:delText>
        </w:r>
      </w:del>
      <w:ins w:id="91" w:author="Wetstein, S.C." w:date="2019-06-12T11:46:00Z">
        <w:r w:rsidR="00AF4DA6">
          <w:rPr>
            <w:lang w:val="en-GB"/>
          </w:rPr>
          <w:t>e</w:t>
        </w:r>
        <w:r w:rsidR="00AF4DA6" w:rsidRPr="000F2C61">
          <w:rPr>
            <w:lang w:val="en-GB"/>
          </w:rPr>
          <w:t xml:space="preserve">rror </w:t>
        </w:r>
      </w:ins>
      <w:r w:rsidRPr="000F2C61">
        <w:rPr>
          <w:lang w:val="en-GB"/>
        </w:rPr>
        <w:t>and Spearman Correlation.</w:t>
      </w:r>
      <w:commentRangeEnd w:id="83"/>
      <w:r w:rsidR="00E32232">
        <w:rPr>
          <w:rStyle w:val="CommentReference"/>
          <w:rFonts w:asciiTheme="minorHAnsi" w:eastAsiaTheme="minorHAnsi" w:hAnsiTheme="minorHAnsi" w:cstheme="minorBidi"/>
          <w:lang w:val="nl-NL"/>
        </w:rPr>
        <w:commentReference w:id="83"/>
      </w:r>
      <w:r w:rsidR="00224F30">
        <w:rPr>
          <w:lang w:val="en-GB"/>
        </w:rPr>
        <w:t xml:space="preserve"> </w:t>
      </w:r>
    </w:p>
    <w:p w14:paraId="392983D7" w14:textId="77777777" w:rsidR="00FA13E6" w:rsidRDefault="00FA13E6" w:rsidP="009228A6">
      <w:pPr>
        <w:ind w:firstLine="36pt"/>
        <w:jc w:val="both"/>
        <w:rPr>
          <w:lang w:val="en-GB"/>
        </w:rPr>
      </w:pPr>
    </w:p>
    <w:p w14:paraId="6A16429A" w14:textId="288550A0" w:rsidR="003A53A4" w:rsidRDefault="00224F30" w:rsidP="009228A6">
      <w:pPr>
        <w:ind w:firstLine="36pt"/>
        <w:jc w:val="both"/>
        <w:rPr>
          <w:lang w:val="en-GB"/>
        </w:rPr>
      </w:pPr>
      <w:r>
        <w:rPr>
          <w:lang w:val="en-GB"/>
        </w:rPr>
        <w:t xml:space="preserve">Kendall’s Tau </w:t>
      </w:r>
      <w:r w:rsidR="000303E7">
        <w:rPr>
          <w:lang w:val="en-GB"/>
        </w:rPr>
        <w:t xml:space="preserve">is a measure for the </w:t>
      </w:r>
      <w:r w:rsidR="00C01DBC">
        <w:rPr>
          <w:lang w:val="en-GB"/>
        </w:rPr>
        <w:t xml:space="preserve">rank </w:t>
      </w:r>
      <w:r w:rsidR="000303E7">
        <w:rPr>
          <w:lang w:val="en-GB"/>
        </w:rPr>
        <w:t>relationship between</w:t>
      </w:r>
      <w:r w:rsidR="00C01DBC">
        <w:rPr>
          <w:lang w:val="en-GB"/>
        </w:rPr>
        <w:t xml:space="preserve"> two different </w:t>
      </w:r>
      <w:r w:rsidR="00833AF0">
        <w:rPr>
          <w:lang w:val="en-GB"/>
        </w:rPr>
        <w:t>variables and their observations.</w:t>
      </w:r>
      <w:r w:rsidR="00D0319F">
        <w:rPr>
          <w:lang w:val="en-GB"/>
        </w:rPr>
        <w:t xml:space="preserve"> A value of 1 would mean a perfect relationship</w:t>
      </w:r>
      <w:r w:rsidR="00FA13E6">
        <w:rPr>
          <w:lang w:val="en-GB"/>
        </w:rPr>
        <w:t xml:space="preserve"> and 0 no relationship.</w:t>
      </w:r>
    </w:p>
    <w:p w14:paraId="6E5409DF" w14:textId="290B9145" w:rsidR="00FA13E6" w:rsidRDefault="00FA13E6" w:rsidP="009228A6">
      <w:pPr>
        <w:ind w:firstLine="36pt"/>
        <w:jc w:val="both"/>
        <w:rPr>
          <w:lang w:val="en-GB"/>
        </w:rPr>
      </w:pPr>
    </w:p>
    <w:p w14:paraId="3BD0D537" w14:textId="04689DF7" w:rsidR="00FA13E6" w:rsidRDefault="00FA13E6" w:rsidP="009228A6">
      <w:pPr>
        <w:ind w:firstLine="36pt"/>
        <w:jc w:val="both"/>
        <w:rPr>
          <w:lang w:val="en-GB"/>
        </w:rPr>
      </w:pPr>
      <w:r>
        <w:rPr>
          <w:lang w:val="en-GB"/>
        </w:rPr>
        <w:t xml:space="preserve">Prediction Probability </w:t>
      </w:r>
      <w:r w:rsidR="00155698">
        <w:rPr>
          <w:lang w:val="en-GB"/>
        </w:rPr>
        <w:t>is an adaptation of</w:t>
      </w:r>
      <w:r w:rsidR="008B7329">
        <w:rPr>
          <w:lang w:val="en-GB"/>
        </w:rPr>
        <w:t xml:space="preserve"> </w:t>
      </w:r>
      <w:proofErr w:type="spellStart"/>
      <w:r w:rsidR="008B7329">
        <w:rPr>
          <w:lang w:val="en-GB"/>
        </w:rPr>
        <w:t>scipy’s</w:t>
      </w:r>
      <w:proofErr w:type="spellEnd"/>
      <w:r w:rsidR="008B7329">
        <w:rPr>
          <w:lang w:val="en-GB"/>
        </w:rPr>
        <w:t xml:space="preserve"> implementation of</w:t>
      </w:r>
      <w:r w:rsidR="00155698">
        <w:rPr>
          <w:lang w:val="en-GB"/>
        </w:rPr>
        <w:t xml:space="preserve"> Kendall’s Tau</w:t>
      </w:r>
      <w:r w:rsidR="001F195F">
        <w:rPr>
          <w:lang w:val="en-GB"/>
        </w:rPr>
        <w:t xml:space="preserve"> by the </w:t>
      </w:r>
      <w:proofErr w:type="spellStart"/>
      <w:r w:rsidR="001F195F">
        <w:rPr>
          <w:lang w:val="en-GB"/>
        </w:rPr>
        <w:t>BreastPathQ</w:t>
      </w:r>
      <w:proofErr w:type="spellEnd"/>
      <w:r w:rsidR="001F195F">
        <w:rPr>
          <w:lang w:val="en-GB"/>
        </w:rPr>
        <w:t xml:space="preserve"> challenge team</w:t>
      </w:r>
      <w:r w:rsidR="00102D0D">
        <w:rPr>
          <w:lang w:val="en-GB"/>
        </w:rPr>
        <w:t xml:space="preserve"> [13]</w:t>
      </w:r>
      <w:r w:rsidR="002A71B2">
        <w:rPr>
          <w:lang w:val="en-GB"/>
        </w:rPr>
        <w:t xml:space="preserve"> based on</w:t>
      </w:r>
      <w:r w:rsidR="008B7329">
        <w:rPr>
          <w:lang w:val="en-GB"/>
        </w:rPr>
        <w:t xml:space="preserve"> </w:t>
      </w:r>
      <w:r w:rsidR="002A3936">
        <w:rPr>
          <w:lang w:val="en-GB"/>
        </w:rPr>
        <w:t>[19]</w:t>
      </w:r>
      <w:r w:rsidR="001F195F">
        <w:rPr>
          <w:lang w:val="en-GB"/>
        </w:rPr>
        <w:t>.</w:t>
      </w:r>
      <w:r w:rsidR="002A3936">
        <w:rPr>
          <w:lang w:val="en-GB"/>
        </w:rPr>
        <w:t xml:space="preserve"> </w:t>
      </w:r>
      <w:r w:rsidR="00313A5A">
        <w:rPr>
          <w:lang w:val="en-GB"/>
        </w:rPr>
        <w:t xml:space="preserve">Prediction Probability shows </w:t>
      </w:r>
      <w:r w:rsidR="004F70C7">
        <w:rPr>
          <w:lang w:val="en-GB"/>
        </w:rPr>
        <w:t>the highest</w:t>
      </w:r>
      <w:r w:rsidR="00313A5A">
        <w:rPr>
          <w:lang w:val="en-GB"/>
        </w:rPr>
        <w:t xml:space="preserve"> scores for networks that correctly rank the predictions</w:t>
      </w:r>
      <w:r w:rsidR="004F70C7">
        <w:rPr>
          <w:lang w:val="en-GB"/>
        </w:rPr>
        <w:t xml:space="preserve">, in other words; if the ground truth cellularity value of a patch is higher than that of another patch, the network that correctly predicts a higher cellularity value will score higher than those that </w:t>
      </w:r>
      <w:del w:id="92" w:author="Wetstein, S.C." w:date="2019-06-12T11:46:00Z">
        <w:r w:rsidR="004F70C7" w:rsidDel="00AF4DA6">
          <w:rPr>
            <w:lang w:val="en-GB"/>
          </w:rPr>
          <w:delText>don’t</w:delText>
        </w:r>
      </w:del>
      <w:ins w:id="93" w:author="Wetstein, S.C." w:date="2019-06-12T11:46:00Z">
        <w:r w:rsidR="00AF4DA6">
          <w:rPr>
            <w:lang w:val="en-GB"/>
          </w:rPr>
          <w:t>do not</w:t>
        </w:r>
      </w:ins>
      <w:r w:rsidR="004F70C7">
        <w:rPr>
          <w:lang w:val="en-GB"/>
        </w:rPr>
        <w:t>.</w:t>
      </w:r>
      <w:r w:rsidR="00B350DE">
        <w:rPr>
          <w:lang w:val="en-GB"/>
        </w:rPr>
        <w:t xml:space="preserve"> This metric, along with Kendall’s Tau, is important if the goal of the </w:t>
      </w:r>
      <w:r w:rsidR="0006519B">
        <w:rPr>
          <w:lang w:val="en-GB"/>
        </w:rPr>
        <w:t>network</w:t>
      </w:r>
      <w:r w:rsidR="00B350DE">
        <w:rPr>
          <w:lang w:val="en-GB"/>
        </w:rPr>
        <w:t xml:space="preserve"> is to rank </w:t>
      </w:r>
      <w:r w:rsidR="0006519B">
        <w:rPr>
          <w:lang w:val="en-GB"/>
        </w:rPr>
        <w:t xml:space="preserve">cellularity scores, and exact values </w:t>
      </w:r>
      <w:del w:id="94" w:author="Wetstein, S.C." w:date="2019-06-12T11:46:00Z">
        <w:r w:rsidR="0006519B" w:rsidDel="00AF4DA6">
          <w:rPr>
            <w:lang w:val="en-GB"/>
          </w:rPr>
          <w:delText xml:space="preserve">aren’t </w:delText>
        </w:r>
      </w:del>
      <w:ins w:id="95" w:author="Wetstein, S.C." w:date="2019-06-12T11:46:00Z">
        <w:r w:rsidR="00AF4DA6">
          <w:rPr>
            <w:lang w:val="en-GB"/>
          </w:rPr>
          <w:t xml:space="preserve">are not </w:t>
        </w:r>
      </w:ins>
      <w:r w:rsidR="0006519B">
        <w:rPr>
          <w:lang w:val="en-GB"/>
        </w:rPr>
        <w:t>overly important.</w:t>
      </w:r>
    </w:p>
    <w:p w14:paraId="69FA744A" w14:textId="484C1984" w:rsidR="00AA3B2D" w:rsidRDefault="00AA3B2D" w:rsidP="009228A6">
      <w:pPr>
        <w:ind w:firstLine="36pt"/>
        <w:jc w:val="both"/>
        <w:rPr>
          <w:lang w:val="en-GB"/>
        </w:rPr>
      </w:pPr>
    </w:p>
    <w:p w14:paraId="2A7BC69B" w14:textId="210CE69F" w:rsidR="00AA3B2D" w:rsidRDefault="00AA3B2D" w:rsidP="009228A6">
      <w:pPr>
        <w:ind w:firstLine="36pt"/>
        <w:jc w:val="both"/>
        <w:rPr>
          <w:lang w:val="en-GB"/>
        </w:rPr>
      </w:pPr>
      <w:r>
        <w:rPr>
          <w:lang w:val="en-GB"/>
        </w:rPr>
        <w:t xml:space="preserve">Mean </w:t>
      </w:r>
      <w:del w:id="96" w:author="Wetstein, S.C." w:date="2019-06-12T11:47:00Z">
        <w:r w:rsidDel="00AF4DA6">
          <w:rPr>
            <w:lang w:val="en-GB"/>
          </w:rPr>
          <w:delText xml:space="preserve">Squared </w:delText>
        </w:r>
      </w:del>
      <w:ins w:id="97" w:author="Wetstein, S.C." w:date="2019-06-12T11:47:00Z">
        <w:r w:rsidR="00AF4DA6">
          <w:rPr>
            <w:lang w:val="en-GB"/>
          </w:rPr>
          <w:t xml:space="preserve">squared </w:t>
        </w:r>
      </w:ins>
      <w:del w:id="98" w:author="Wetstein, S.C." w:date="2019-06-12T11:47:00Z">
        <w:r w:rsidDel="00AF4DA6">
          <w:rPr>
            <w:lang w:val="en-GB"/>
          </w:rPr>
          <w:delText xml:space="preserve">Error </w:delText>
        </w:r>
      </w:del>
      <w:ins w:id="99" w:author="Wetstein, S.C." w:date="2019-06-12T11:47:00Z">
        <w:r w:rsidR="00AF4DA6">
          <w:rPr>
            <w:lang w:val="en-GB"/>
          </w:rPr>
          <w:t xml:space="preserve">error </w:t>
        </w:r>
      </w:ins>
      <w:r>
        <w:rPr>
          <w:lang w:val="en-GB"/>
        </w:rPr>
        <w:t xml:space="preserve">simply calculates how far off the predictions are from </w:t>
      </w:r>
      <w:r w:rsidR="00C41E5B">
        <w:rPr>
          <w:lang w:val="en-GB"/>
        </w:rPr>
        <w:t xml:space="preserve">their ground truth, with a higher value meaning the predictions are further </w:t>
      </w:r>
      <w:r w:rsidR="00B350DE">
        <w:rPr>
          <w:lang w:val="en-GB"/>
        </w:rPr>
        <w:t>from the truth. This metric is important in cases where an exact cellularity value is required for the intended application of the network.</w:t>
      </w:r>
    </w:p>
    <w:p w14:paraId="5A279FB8" w14:textId="3D274A48" w:rsidR="0006519B" w:rsidRDefault="0006519B" w:rsidP="009228A6">
      <w:pPr>
        <w:ind w:firstLine="36pt"/>
        <w:jc w:val="both"/>
        <w:rPr>
          <w:lang w:val="en-GB"/>
        </w:rPr>
      </w:pPr>
    </w:p>
    <w:p w14:paraId="27599056" w14:textId="21B320A1" w:rsidR="0006519B" w:rsidRPr="000F2C61" w:rsidRDefault="0006519B" w:rsidP="009228A6">
      <w:pPr>
        <w:ind w:firstLine="36pt"/>
        <w:jc w:val="both"/>
        <w:rPr>
          <w:lang w:val="en-GB"/>
        </w:rPr>
      </w:pPr>
      <w:r>
        <w:rPr>
          <w:lang w:val="en-GB"/>
        </w:rPr>
        <w:t xml:space="preserve">Spearman </w:t>
      </w:r>
      <w:r w:rsidR="001F6D17">
        <w:rPr>
          <w:lang w:val="en-GB"/>
        </w:rPr>
        <w:t xml:space="preserve">Correlation </w:t>
      </w:r>
      <w:r w:rsidR="00FB4EE4">
        <w:rPr>
          <w:lang w:val="en-GB"/>
        </w:rPr>
        <w:t xml:space="preserve">is </w:t>
      </w:r>
      <w:r w:rsidR="00A80CB8">
        <w:rPr>
          <w:lang w:val="en-GB"/>
        </w:rPr>
        <w:t>also a measure for the rank relationship</w:t>
      </w:r>
      <w:r w:rsidR="009F2DE3">
        <w:rPr>
          <w:lang w:val="en-GB"/>
        </w:rPr>
        <w:t xml:space="preserve"> of two variables and is thus very similar in purpose to Kendall’s Tau.</w:t>
      </w:r>
      <w:r w:rsidR="000327E8">
        <w:rPr>
          <w:lang w:val="en-GB"/>
        </w:rPr>
        <w:t xml:space="preserve"> </w:t>
      </w:r>
    </w:p>
    <w:p w14:paraId="7306090D" w14:textId="77777777" w:rsidR="003A53A4" w:rsidRPr="000F2C61" w:rsidRDefault="003A53A4" w:rsidP="003A53A4">
      <w:pPr>
        <w:pStyle w:val="Heading1"/>
        <w:rPr>
          <w:lang w:val="en-GB"/>
        </w:rPr>
      </w:pPr>
      <w:r w:rsidRPr="000F2C61">
        <w:rPr>
          <w:lang w:val="en-GB"/>
        </w:rPr>
        <w:t>Results</w:t>
      </w:r>
    </w:p>
    <w:p w14:paraId="4EC00F11" w14:textId="77777777" w:rsidR="00A67AA5" w:rsidRPr="000F2C61" w:rsidRDefault="00AF4DA6" w:rsidP="001E615C">
      <w:pPr>
        <w:ind w:firstLine="36pt"/>
        <w:jc w:val="both"/>
        <w:rPr>
          <w:lang w:val="en-GB"/>
        </w:rPr>
      </w:pPr>
      <w:ins w:id="100" w:author="Wetstein, S.C." w:date="2019-06-12T11:48:00Z">
        <w:r w:rsidRPr="000F2C61">
          <w:rPr>
            <w:lang w:val="en-GB"/>
          </w:rPr>
          <w:t xml:space="preserve">Table </w:t>
        </w:r>
      </w:ins>
      <w:ins w:id="101" w:author="Wetstein, S.C." w:date="2019-06-12T11:51:00Z">
        <w:r>
          <w:rPr>
            <w:lang w:val="en-GB"/>
          </w:rPr>
          <w:t>3</w:t>
        </w:r>
      </w:ins>
      <w:ins w:id="102" w:author="Wetstein, S.C." w:date="2019-06-12T11:48:00Z">
        <w:r>
          <w:rPr>
            <w:lang w:val="en-GB"/>
          </w:rPr>
          <w:t xml:space="preserve"> </w:t>
        </w:r>
      </w:ins>
      <w:del w:id="103" w:author="Wetstein, S.C." w:date="2019-06-12T11:48:00Z">
        <w:r w:rsidR="003A53A4" w:rsidRPr="000F2C61" w:rsidDel="00AF4DA6">
          <w:rPr>
            <w:lang w:val="en-GB"/>
          </w:rPr>
          <w:delText xml:space="preserve">Of </w:delText>
        </w:r>
      </w:del>
      <w:ins w:id="104" w:author="Wetstein, S.C." w:date="2019-06-12T11:48:00Z">
        <w:r>
          <w:rPr>
            <w:lang w:val="en-GB"/>
          </w:rPr>
          <w:t>show</w:t>
        </w:r>
      </w:ins>
      <w:r w:rsidR="00626221">
        <w:rPr>
          <w:lang w:val="en-GB"/>
        </w:rPr>
        <w:t>s</w:t>
      </w:r>
      <w:ins w:id="105" w:author="Wetstein, S.C." w:date="2019-06-12T11:48:00Z">
        <w:r>
          <w:rPr>
            <w:lang w:val="en-GB"/>
          </w:rPr>
          <w:t xml:space="preserve"> the </w:t>
        </w:r>
      </w:ins>
      <w:r w:rsidR="00626221">
        <w:rPr>
          <w:lang w:val="en-GB"/>
        </w:rPr>
        <w:t>mean</w:t>
      </w:r>
      <w:ins w:id="106" w:author="Wetstein, S.C." w:date="2019-06-12T11:48:00Z">
        <w:r>
          <w:rPr>
            <w:lang w:val="en-GB"/>
          </w:rPr>
          <w:t xml:space="preserve"> of</w:t>
        </w:r>
        <w:r w:rsidRPr="000F2C61">
          <w:rPr>
            <w:lang w:val="en-GB"/>
          </w:rPr>
          <w:t xml:space="preserve"> </w:t>
        </w:r>
      </w:ins>
      <w:r w:rsidR="003A53A4" w:rsidRPr="000F2C61">
        <w:rPr>
          <w:lang w:val="en-GB"/>
        </w:rPr>
        <w:t>each statistical metric obtained for each network</w:t>
      </w:r>
      <w:r w:rsidR="00626221">
        <w:rPr>
          <w:lang w:val="en-GB"/>
        </w:rPr>
        <w:t xml:space="preserve"> and the</w:t>
      </w:r>
      <w:r w:rsidR="00A67AA5">
        <w:rPr>
          <w:lang w:val="en-GB"/>
        </w:rPr>
        <w:t xml:space="preserve"> standard deviation of that mean</w:t>
      </w:r>
      <w:ins w:id="107" w:author="Wetstein, S.C." w:date="2019-06-12T11:48:00Z">
        <w:r>
          <w:rPr>
            <w:lang w:val="en-GB"/>
          </w:rPr>
          <w:t>.</w:t>
        </w:r>
      </w:ins>
      <w:del w:id="108" w:author="Wetstein, S.C." w:date="2019-06-12T11:48:00Z">
        <w:r w:rsidR="003A53A4" w:rsidRPr="000F2C61" w:rsidDel="00AF4DA6">
          <w:rPr>
            <w:lang w:val="en-GB"/>
          </w:rPr>
          <w:delText>,</w:delText>
        </w:r>
      </w:del>
      <w:r w:rsidR="003A53A4" w:rsidRPr="000F2C61">
        <w:rPr>
          <w:lang w:val="en-GB"/>
        </w:rPr>
        <w:t xml:space="preserve"> </w:t>
      </w:r>
      <w:ins w:id="109" w:author="Wetstein, S.C." w:date="2019-06-12T11:48:00Z">
        <w:r>
          <w:rPr>
            <w:lang w:val="en-GB"/>
          </w:rPr>
          <w:t>T</w:t>
        </w:r>
      </w:ins>
      <w:del w:id="110" w:author="Wetstein, S.C." w:date="2019-06-12T11:48:00Z">
        <w:r w:rsidR="003A53A4" w:rsidRPr="000F2C61" w:rsidDel="00AF4DA6">
          <w:rPr>
            <w:lang w:val="en-GB"/>
          </w:rPr>
          <w:delText>t</w:delText>
        </w:r>
      </w:del>
      <w:r w:rsidR="003A53A4" w:rsidRPr="000F2C61">
        <w:rPr>
          <w:lang w:val="en-GB"/>
        </w:rPr>
        <w:t xml:space="preserve">he mean </w:t>
      </w:r>
      <w:ins w:id="111" w:author="Wetstein, S.C." w:date="2019-06-12T11:49:00Z">
        <w:r>
          <w:rPr>
            <w:lang w:val="en-GB"/>
          </w:rPr>
          <w:t xml:space="preserve">and standard deviation </w:t>
        </w:r>
      </w:ins>
      <w:r w:rsidR="003A53A4" w:rsidRPr="000F2C61">
        <w:rPr>
          <w:lang w:val="en-GB"/>
        </w:rPr>
        <w:t>w</w:t>
      </w:r>
      <w:ins w:id="112" w:author="Wetstein, S.C." w:date="2019-06-12T11:49:00Z">
        <w:r>
          <w:rPr>
            <w:lang w:val="en-GB"/>
          </w:rPr>
          <w:t>ere</w:t>
        </w:r>
      </w:ins>
      <w:del w:id="113" w:author="Wetstein, S.C." w:date="2019-06-12T11:49:00Z">
        <w:r w:rsidR="003A53A4" w:rsidRPr="000F2C61" w:rsidDel="00AF4DA6">
          <w:rPr>
            <w:lang w:val="en-GB"/>
          </w:rPr>
          <w:delText>as</w:delText>
        </w:r>
      </w:del>
      <w:r w:rsidR="003A53A4" w:rsidRPr="000F2C61">
        <w:rPr>
          <w:lang w:val="en-GB"/>
        </w:rPr>
        <w:t xml:space="preserve"> determined </w:t>
      </w:r>
      <w:del w:id="114" w:author="Wetstein, S.C." w:date="2019-06-12T11:49:00Z">
        <w:r w:rsidR="003A53A4" w:rsidRPr="000F2C61" w:rsidDel="00AF4DA6">
          <w:rPr>
            <w:lang w:val="en-GB"/>
          </w:rPr>
          <w:delText xml:space="preserve">between </w:delText>
        </w:r>
      </w:del>
      <w:ins w:id="115" w:author="Wetstein, S.C." w:date="2019-06-12T11:49:00Z">
        <w:r>
          <w:rPr>
            <w:lang w:val="en-GB"/>
          </w:rPr>
          <w:t>using</w:t>
        </w:r>
        <w:r w:rsidRPr="000F2C61">
          <w:rPr>
            <w:lang w:val="en-GB"/>
          </w:rPr>
          <w:t xml:space="preserve"> </w:t>
        </w:r>
      </w:ins>
      <w:r w:rsidR="003A53A4" w:rsidRPr="000F2C61">
        <w:rPr>
          <w:lang w:val="en-GB"/>
        </w:rPr>
        <w:t>the</w:t>
      </w:r>
      <w:ins w:id="116" w:author="Wetstein, S.C." w:date="2019-06-12T11:49:00Z">
        <w:r>
          <w:rPr>
            <w:lang w:val="en-GB"/>
          </w:rPr>
          <w:t xml:space="preserve"> predictions of the</w:t>
        </w:r>
      </w:ins>
      <w:r w:rsidR="003A53A4" w:rsidRPr="000F2C61">
        <w:rPr>
          <w:lang w:val="en-GB"/>
        </w:rPr>
        <w:t xml:space="preserve"> four trained instances of each </w:t>
      </w:r>
    </w:p>
    <w:tbl>
      <w:tblPr>
        <w:tblpPr w:leftFromText="141" w:rightFromText="141" w:vertAnchor="text" w:horzAnchor="margin" w:tblpY="31"/>
        <w:tblOverlap w:val="never"/>
        <w:tblW w:w="498.85pt" w:type="dxa"/>
        <w:tblCellMar>
          <w:start w:w="3.50pt" w:type="dxa"/>
          <w:end w:w="3.50pt" w:type="dxa"/>
        </w:tblCellMar>
        <w:tblLook w:firstRow="1" w:lastRow="0" w:firstColumn="1" w:lastColumn="0" w:noHBand="0" w:noVBand="1"/>
      </w:tblPr>
      <w:tblGrid>
        <w:gridCol w:w="1817"/>
        <w:gridCol w:w="2661"/>
        <w:gridCol w:w="1833"/>
        <w:gridCol w:w="1833"/>
        <w:gridCol w:w="1833"/>
        <w:tblGridChange w:id="117">
          <w:tblGrid>
            <w:gridCol w:w="1817"/>
            <w:gridCol w:w="2661"/>
            <w:gridCol w:w="1833"/>
            <w:gridCol w:w="1833"/>
            <w:gridCol w:w="1833"/>
          </w:tblGrid>
        </w:tblGridChange>
      </w:tblGrid>
      <w:tr w:rsidR="00A67AA5" w:rsidRPr="000F2C61" w14:paraId="6C2C41F7" w14:textId="77777777" w:rsidTr="00A67AA5">
        <w:trPr>
          <w:trHeight w:val="332"/>
        </w:trPr>
        <w:tc>
          <w:tcPr>
            <w:tcW w:w="90.85pt" w:type="dxa"/>
            <w:tcBorders>
              <w:top w:val="nil"/>
              <w:start w:val="nil"/>
              <w:bottom w:val="single" w:sz="4" w:space="0" w:color="auto"/>
            </w:tcBorders>
            <w:shd w:val="clear" w:color="auto" w:fill="auto"/>
            <w:noWrap/>
            <w:vAlign w:val="bottom"/>
            <w:hideMark/>
          </w:tcPr>
          <w:p w14:paraId="390EDC03" w14:textId="77777777" w:rsidR="00A67AA5" w:rsidRPr="00532091" w:rsidRDefault="00A67AA5" w:rsidP="00A67AA5">
            <w:pPr>
              <w:rPr>
                <w:rFonts w:eastAsia="Times New Roman"/>
                <w:sz w:val="24"/>
                <w:szCs w:val="24"/>
                <w:lang w:val="en-GB" w:eastAsia="nl-NL"/>
              </w:rPr>
            </w:pPr>
          </w:p>
        </w:tc>
        <w:tc>
          <w:tcPr>
            <w:tcW w:w="133.0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0A1B3AF5" w14:textId="77777777" w:rsidR="00A67AA5" w:rsidRPr="00532091" w:rsidRDefault="00A67AA5" w:rsidP="00A67AA5">
            <w:pPr>
              <w:rPr>
                <w:rFonts w:eastAsia="Times New Roman"/>
                <w:color w:val="000000"/>
                <w:lang w:val="en-GB" w:eastAsia="nl-NL"/>
              </w:rPr>
            </w:pPr>
            <w:r w:rsidRPr="00532091">
              <w:rPr>
                <w:rFonts w:eastAsia="Times New Roman"/>
                <w:color w:val="000000"/>
                <w:lang w:val="en-GB" w:eastAsia="nl-NL"/>
              </w:rPr>
              <w:t>Kendall's Tau</w:t>
            </w:r>
          </w:p>
        </w:tc>
        <w:tc>
          <w:tcPr>
            <w:tcW w:w="91.6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51B170A4" w14:textId="77777777" w:rsidR="00A67AA5" w:rsidRPr="00532091" w:rsidRDefault="00A67AA5" w:rsidP="00A67AA5">
            <w:pPr>
              <w:rPr>
                <w:rFonts w:eastAsia="Times New Roman"/>
                <w:color w:val="000000"/>
                <w:lang w:val="en-GB" w:eastAsia="nl-NL"/>
              </w:rPr>
            </w:pPr>
            <w:r w:rsidRPr="00532091">
              <w:rPr>
                <w:rFonts w:eastAsia="Times New Roman"/>
                <w:color w:val="000000"/>
                <w:lang w:val="en-GB" w:eastAsia="nl-NL"/>
              </w:rPr>
              <w:t>Prediction Probability</w:t>
            </w:r>
          </w:p>
        </w:tc>
        <w:tc>
          <w:tcPr>
            <w:tcW w:w="91.6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1F3B20CB" w14:textId="77777777" w:rsidR="00A67AA5" w:rsidRPr="00532091" w:rsidRDefault="00A67AA5" w:rsidP="00A67AA5">
            <w:pPr>
              <w:rPr>
                <w:rFonts w:eastAsia="Times New Roman"/>
                <w:color w:val="000000"/>
                <w:lang w:val="en-GB" w:eastAsia="nl-NL"/>
              </w:rPr>
            </w:pPr>
            <w:r w:rsidRPr="00532091">
              <w:rPr>
                <w:rFonts w:eastAsia="Times New Roman"/>
                <w:color w:val="000000"/>
                <w:lang w:val="en-GB" w:eastAsia="nl-NL"/>
              </w:rPr>
              <w:t>Mean Squared Error</w:t>
            </w:r>
          </w:p>
        </w:tc>
        <w:tc>
          <w:tcPr>
            <w:tcW w:w="91.6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3A65BDB9" w14:textId="77777777" w:rsidR="00A67AA5" w:rsidRPr="00532091" w:rsidRDefault="00A67AA5" w:rsidP="00A67AA5">
            <w:pPr>
              <w:rPr>
                <w:rFonts w:eastAsia="Times New Roman"/>
                <w:color w:val="000000"/>
                <w:lang w:val="en-GB" w:eastAsia="nl-NL"/>
              </w:rPr>
            </w:pPr>
            <w:r w:rsidRPr="00532091">
              <w:rPr>
                <w:rFonts w:eastAsia="Times New Roman"/>
                <w:color w:val="000000"/>
                <w:lang w:val="en-GB" w:eastAsia="nl-NL"/>
              </w:rPr>
              <w:t>Spearman Correlation</w:t>
            </w:r>
          </w:p>
        </w:tc>
      </w:tr>
      <w:tr w:rsidR="00A67AA5" w:rsidRPr="000F2C61" w14:paraId="62C58315" w14:textId="77777777" w:rsidTr="00A67AA5">
        <w:trPr>
          <w:trHeight w:val="332"/>
        </w:trPr>
        <w:tc>
          <w:tcPr>
            <w:tcW w:w="90.8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78EB7FD0" w14:textId="77777777" w:rsidR="00A67AA5" w:rsidRPr="00532091" w:rsidRDefault="00A67AA5" w:rsidP="00A67AA5">
            <w:pPr>
              <w:rPr>
                <w:rFonts w:eastAsia="Times New Roman"/>
                <w:color w:val="000000"/>
                <w:lang w:val="en-GB" w:eastAsia="nl-NL"/>
              </w:rPr>
            </w:pPr>
            <w:r w:rsidRPr="00532091">
              <w:rPr>
                <w:rFonts w:eastAsia="Times New Roman"/>
                <w:color w:val="000000"/>
                <w:lang w:val="en-GB" w:eastAsia="nl-NL"/>
              </w:rPr>
              <w:t>InceptionV3</w:t>
            </w:r>
          </w:p>
        </w:tc>
        <w:tc>
          <w:tcPr>
            <w:tcW w:w="133.05pt" w:type="dxa"/>
            <w:tcBorders>
              <w:top w:val="single" w:sz="4" w:space="0" w:color="auto"/>
              <w:start w:val="nil"/>
              <w:bottom w:val="single" w:sz="4" w:space="0" w:color="auto"/>
              <w:end w:val="single" w:sz="4" w:space="0" w:color="auto"/>
            </w:tcBorders>
            <w:shd w:val="clear" w:color="000000" w:fill="FCFCFF"/>
            <w:noWrap/>
            <w:vAlign w:val="bottom"/>
            <w:hideMark/>
          </w:tcPr>
          <w:p w14:paraId="7D933BBB" w14:textId="77777777" w:rsidR="00A67AA5" w:rsidRPr="00532091" w:rsidRDefault="00A67AA5" w:rsidP="00A67AA5">
            <w:pPr>
              <w:jc w:val="end"/>
              <w:rPr>
                <w:rFonts w:eastAsia="Times New Roman"/>
                <w:color w:val="000000"/>
                <w:lang w:val="en-GB" w:eastAsia="nl-NL"/>
              </w:rPr>
            </w:pPr>
            <w:r w:rsidRPr="00532091">
              <w:rPr>
                <w:color w:val="000000"/>
              </w:rPr>
              <w:t>0.</w:t>
            </w:r>
            <w:del w:id="118" w:author="Wetstein, S.C." w:date="2019-06-12T11:55:00Z">
              <w:r w:rsidRPr="00532091" w:rsidDel="00DF1968">
                <w:rPr>
                  <w:color w:val="000000"/>
                </w:rPr>
                <w:delText>70794</w:delText>
              </w:r>
            </w:del>
            <w:ins w:id="119" w:author="Wetstein, S.C." w:date="2019-06-12T11:55:00Z">
              <w:r w:rsidRPr="00532091">
                <w:rPr>
                  <w:color w:val="000000"/>
                </w:rPr>
                <w:t>708</w:t>
              </w:r>
              <w:r w:rsidRPr="00532091">
                <w:t>±</w:t>
              </w:r>
              <w:r w:rsidRPr="00532091">
                <w:rPr>
                  <w:color w:val="000000"/>
                </w:rPr>
                <w:t>0.039</w:t>
              </w:r>
            </w:ins>
          </w:p>
        </w:tc>
        <w:tc>
          <w:tcPr>
            <w:tcW w:w="91.65pt" w:type="dxa"/>
            <w:tcBorders>
              <w:top w:val="single" w:sz="4" w:space="0" w:color="auto"/>
              <w:start w:val="single" w:sz="4" w:space="0" w:color="auto"/>
              <w:bottom w:val="single" w:sz="4" w:space="0" w:color="auto"/>
              <w:end w:val="single" w:sz="4" w:space="0" w:color="auto"/>
            </w:tcBorders>
            <w:shd w:val="clear" w:color="000000" w:fill="FCFCFF"/>
            <w:noWrap/>
            <w:vAlign w:val="bottom"/>
            <w:hideMark/>
          </w:tcPr>
          <w:p w14:paraId="146767CD" w14:textId="77777777" w:rsidR="00A67AA5" w:rsidRPr="00532091" w:rsidRDefault="00A67AA5" w:rsidP="00A67AA5">
            <w:pPr>
              <w:jc w:val="end"/>
              <w:rPr>
                <w:rFonts w:eastAsia="Times New Roman"/>
                <w:color w:val="000000"/>
                <w:lang w:val="en-GB" w:eastAsia="nl-NL"/>
              </w:rPr>
            </w:pPr>
            <w:r w:rsidRPr="00532091">
              <w:rPr>
                <w:color w:val="000000"/>
              </w:rPr>
              <w:t>0.878</w:t>
            </w:r>
            <w:r w:rsidRPr="00532091">
              <w:t>±</w:t>
            </w:r>
            <w:r w:rsidRPr="00532091">
              <w:rPr>
                <w:color w:val="000000"/>
              </w:rPr>
              <w:t>0.021</w:t>
            </w:r>
          </w:p>
        </w:tc>
        <w:tc>
          <w:tcPr>
            <w:tcW w:w="91.65pt" w:type="dxa"/>
            <w:tcBorders>
              <w:top w:val="single" w:sz="4" w:space="0" w:color="auto"/>
              <w:start w:val="single" w:sz="4" w:space="0" w:color="auto"/>
              <w:bottom w:val="single" w:sz="4" w:space="0" w:color="auto"/>
              <w:end w:val="single" w:sz="4" w:space="0" w:color="auto"/>
            </w:tcBorders>
            <w:shd w:val="clear" w:color="000000" w:fill="FCFCFF"/>
            <w:noWrap/>
            <w:vAlign w:val="bottom"/>
            <w:hideMark/>
          </w:tcPr>
          <w:p w14:paraId="5E05E87B" w14:textId="77777777" w:rsidR="00A67AA5" w:rsidRPr="00532091" w:rsidRDefault="00A67AA5" w:rsidP="00A67AA5">
            <w:pPr>
              <w:jc w:val="end"/>
              <w:rPr>
                <w:rFonts w:eastAsia="Times New Roman"/>
                <w:color w:val="000000"/>
                <w:lang w:val="en-GB" w:eastAsia="nl-NL"/>
              </w:rPr>
            </w:pPr>
            <w:r w:rsidRPr="00532091">
              <w:rPr>
                <w:color w:val="000000"/>
              </w:rPr>
              <w:t>0.026</w:t>
            </w:r>
            <w:r w:rsidRPr="00532091">
              <w:t>±0.007</w:t>
            </w:r>
          </w:p>
        </w:tc>
        <w:tc>
          <w:tcPr>
            <w:tcW w:w="91.65pt" w:type="dxa"/>
            <w:tcBorders>
              <w:top w:val="single" w:sz="4" w:space="0" w:color="auto"/>
              <w:start w:val="single" w:sz="4" w:space="0" w:color="auto"/>
              <w:bottom w:val="single" w:sz="4" w:space="0" w:color="auto"/>
              <w:end w:val="single" w:sz="4" w:space="0" w:color="auto"/>
            </w:tcBorders>
            <w:shd w:val="clear" w:color="000000" w:fill="FCFCFF"/>
            <w:noWrap/>
            <w:vAlign w:val="bottom"/>
            <w:hideMark/>
          </w:tcPr>
          <w:p w14:paraId="23B49BB0" w14:textId="77777777" w:rsidR="00A67AA5" w:rsidRPr="00532091" w:rsidRDefault="00A67AA5" w:rsidP="00A67AA5">
            <w:pPr>
              <w:jc w:val="end"/>
              <w:rPr>
                <w:rFonts w:eastAsia="Times New Roman"/>
                <w:color w:val="000000"/>
                <w:lang w:val="en-GB" w:eastAsia="nl-NL"/>
              </w:rPr>
            </w:pPr>
            <w:r w:rsidRPr="00532091">
              <w:rPr>
                <w:color w:val="000000"/>
              </w:rPr>
              <w:t>0.865</w:t>
            </w:r>
            <w:r w:rsidRPr="00532091">
              <w:t>±</w:t>
            </w:r>
            <w:r>
              <w:t>0.030</w:t>
            </w:r>
          </w:p>
        </w:tc>
      </w:tr>
      <w:tr w:rsidR="00A67AA5" w:rsidRPr="000F2C61" w14:paraId="697907F0" w14:textId="77777777" w:rsidTr="00A67AA5">
        <w:trPr>
          <w:trHeight w:val="332"/>
        </w:trPr>
        <w:tc>
          <w:tcPr>
            <w:tcW w:w="90.8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4E4295CB" w14:textId="77777777" w:rsidR="00A67AA5" w:rsidRPr="00532091" w:rsidRDefault="00A67AA5" w:rsidP="00A67AA5">
            <w:pPr>
              <w:rPr>
                <w:rFonts w:eastAsia="Times New Roman"/>
                <w:color w:val="000000"/>
                <w:lang w:val="en-GB" w:eastAsia="nl-NL"/>
              </w:rPr>
            </w:pPr>
            <w:r w:rsidRPr="00532091">
              <w:rPr>
                <w:rFonts w:eastAsia="Times New Roman"/>
                <w:color w:val="000000"/>
                <w:lang w:val="en-GB" w:eastAsia="nl-NL"/>
              </w:rPr>
              <w:t>VGG19</w:t>
            </w:r>
          </w:p>
        </w:tc>
        <w:tc>
          <w:tcPr>
            <w:tcW w:w="133.05pt" w:type="dxa"/>
            <w:tcBorders>
              <w:top w:val="single" w:sz="4" w:space="0" w:color="auto"/>
              <w:start w:val="nil"/>
              <w:bottom w:val="single" w:sz="4" w:space="0" w:color="auto"/>
              <w:end w:val="single" w:sz="4" w:space="0" w:color="auto"/>
            </w:tcBorders>
            <w:shd w:val="clear" w:color="auto" w:fill="auto"/>
            <w:noWrap/>
            <w:vAlign w:val="bottom"/>
            <w:hideMark/>
          </w:tcPr>
          <w:p w14:paraId="6B796C6D" w14:textId="77777777" w:rsidR="00A67AA5" w:rsidRPr="00532091" w:rsidRDefault="00A67AA5" w:rsidP="00A67AA5">
            <w:pPr>
              <w:jc w:val="end"/>
              <w:rPr>
                <w:rFonts w:eastAsia="Times New Roman"/>
                <w:color w:val="000000"/>
                <w:lang w:val="en-GB" w:eastAsia="nl-NL"/>
              </w:rPr>
            </w:pPr>
            <w:r w:rsidRPr="00532091">
              <w:rPr>
                <w:color w:val="000000"/>
              </w:rPr>
              <w:t>0.66</w:t>
            </w:r>
            <w:ins w:id="120" w:author="Wetstein, S.C." w:date="2019-06-12T11:56:00Z">
              <w:r w:rsidRPr="00532091">
                <w:rPr>
                  <w:color w:val="000000"/>
                </w:rPr>
                <w:t>7</w:t>
              </w:r>
              <w:r w:rsidRPr="00532091">
                <w:t>±</w:t>
              </w:r>
              <w:r w:rsidRPr="00532091">
                <w:rPr>
                  <w:color w:val="000000"/>
                </w:rPr>
                <w:t>0.008</w:t>
              </w:r>
            </w:ins>
            <w:del w:id="121" w:author="Wetstein, S.C." w:date="2019-06-12T11:56:00Z">
              <w:r w:rsidRPr="00532091" w:rsidDel="00DF1968">
                <w:rPr>
                  <w:color w:val="000000"/>
                </w:rPr>
                <w:delText>692</w:delText>
              </w:r>
            </w:del>
          </w:p>
        </w:tc>
        <w:tc>
          <w:tcPr>
            <w:tcW w:w="91.6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2C419014" w14:textId="77777777" w:rsidR="00A67AA5" w:rsidRPr="00532091" w:rsidRDefault="00A67AA5" w:rsidP="00A67AA5">
            <w:pPr>
              <w:jc w:val="end"/>
              <w:rPr>
                <w:rFonts w:eastAsia="Times New Roman"/>
                <w:color w:val="000000"/>
                <w:lang w:val="en-GB" w:eastAsia="nl-NL"/>
              </w:rPr>
            </w:pPr>
            <w:r w:rsidRPr="00532091">
              <w:rPr>
                <w:color w:val="000000"/>
              </w:rPr>
              <w:t>0.856</w:t>
            </w:r>
            <w:r w:rsidRPr="00532091">
              <w:t>±</w:t>
            </w:r>
            <w:r w:rsidRPr="00532091">
              <w:rPr>
                <w:color w:val="000000"/>
              </w:rPr>
              <w:t>0.004</w:t>
            </w:r>
          </w:p>
        </w:tc>
        <w:tc>
          <w:tcPr>
            <w:tcW w:w="91.6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6A411A1E" w14:textId="77777777" w:rsidR="00A67AA5" w:rsidRPr="00532091" w:rsidRDefault="00A67AA5" w:rsidP="00A67AA5">
            <w:pPr>
              <w:jc w:val="end"/>
              <w:rPr>
                <w:rFonts w:eastAsia="Times New Roman"/>
                <w:b/>
                <w:color w:val="000000"/>
                <w:lang w:val="en-GB" w:eastAsia="nl-NL"/>
              </w:rPr>
            </w:pPr>
            <w:r w:rsidRPr="00532091">
              <w:rPr>
                <w:b/>
                <w:color w:val="000000"/>
              </w:rPr>
              <w:t>0.026</w:t>
            </w:r>
            <w:r w:rsidRPr="00532091">
              <w:rPr>
                <w:b/>
              </w:rPr>
              <w:t>±0.002</w:t>
            </w:r>
          </w:p>
        </w:tc>
        <w:tc>
          <w:tcPr>
            <w:tcW w:w="91.6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5E93DC58" w14:textId="77777777" w:rsidR="00A67AA5" w:rsidRPr="00532091" w:rsidRDefault="00A67AA5" w:rsidP="00A67AA5">
            <w:pPr>
              <w:jc w:val="end"/>
              <w:rPr>
                <w:rFonts w:eastAsia="Times New Roman"/>
                <w:color w:val="000000"/>
                <w:lang w:val="en-GB" w:eastAsia="nl-NL"/>
              </w:rPr>
            </w:pPr>
            <w:r w:rsidRPr="00532091">
              <w:rPr>
                <w:color w:val="000000"/>
              </w:rPr>
              <w:t>0.833</w:t>
            </w:r>
            <w:r w:rsidRPr="00532091">
              <w:t>±</w:t>
            </w:r>
            <w:r>
              <w:t>0.005</w:t>
            </w:r>
          </w:p>
        </w:tc>
      </w:tr>
      <w:tr w:rsidR="00A67AA5" w:rsidRPr="000F2C61" w14:paraId="4283DED7" w14:textId="77777777" w:rsidTr="00A67AA5">
        <w:trPr>
          <w:trHeight w:val="332"/>
        </w:trPr>
        <w:tc>
          <w:tcPr>
            <w:tcW w:w="90.8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63327893" w14:textId="77777777" w:rsidR="00A67AA5" w:rsidRPr="00532091" w:rsidRDefault="00A67AA5" w:rsidP="00A67AA5">
            <w:pPr>
              <w:rPr>
                <w:rFonts w:eastAsia="Times New Roman"/>
                <w:color w:val="000000"/>
                <w:lang w:val="en-GB" w:eastAsia="nl-NL"/>
              </w:rPr>
            </w:pPr>
            <w:r w:rsidRPr="00532091">
              <w:rPr>
                <w:rFonts w:eastAsia="Times New Roman"/>
                <w:color w:val="000000"/>
                <w:lang w:val="en-GB" w:eastAsia="nl-NL"/>
              </w:rPr>
              <w:t>Xception</w:t>
            </w:r>
          </w:p>
        </w:tc>
        <w:tc>
          <w:tcPr>
            <w:tcW w:w="133.05pt" w:type="dxa"/>
            <w:tcBorders>
              <w:top w:val="single" w:sz="4" w:space="0" w:color="auto"/>
              <w:start w:val="nil"/>
              <w:bottom w:val="single" w:sz="4" w:space="0" w:color="auto"/>
              <w:end w:val="single" w:sz="4" w:space="0" w:color="auto"/>
            </w:tcBorders>
            <w:shd w:val="clear" w:color="auto" w:fill="auto"/>
            <w:noWrap/>
            <w:vAlign w:val="bottom"/>
            <w:hideMark/>
          </w:tcPr>
          <w:p w14:paraId="224878F2" w14:textId="77777777" w:rsidR="00A67AA5" w:rsidRPr="00532091" w:rsidRDefault="00A67AA5" w:rsidP="00A67AA5">
            <w:pPr>
              <w:jc w:val="end"/>
              <w:rPr>
                <w:rFonts w:eastAsia="Times New Roman"/>
                <w:b/>
                <w:color w:val="000000"/>
                <w:lang w:val="en-GB" w:eastAsia="nl-NL"/>
              </w:rPr>
            </w:pPr>
            <w:r w:rsidRPr="00532091">
              <w:rPr>
                <w:b/>
                <w:color w:val="000000"/>
              </w:rPr>
              <w:t>0.738</w:t>
            </w:r>
            <w:ins w:id="122" w:author="Wetstein, S.C." w:date="2019-06-12T11:56:00Z">
              <w:r w:rsidRPr="00532091">
                <w:rPr>
                  <w:b/>
                </w:rPr>
                <w:t>±</w:t>
              </w:r>
              <w:r w:rsidRPr="00532091">
                <w:rPr>
                  <w:b/>
                  <w:color w:val="000000"/>
                </w:rPr>
                <w:t>0.076</w:t>
              </w:r>
            </w:ins>
            <w:del w:id="123" w:author="Wetstein, S.C." w:date="2019-06-12T11:56:00Z">
              <w:r w:rsidRPr="00532091" w:rsidDel="00DF1968">
                <w:rPr>
                  <w:b/>
                  <w:color w:val="000000"/>
                </w:rPr>
                <w:delText>08</w:delText>
              </w:r>
            </w:del>
          </w:p>
        </w:tc>
        <w:tc>
          <w:tcPr>
            <w:tcW w:w="91.6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515491B6" w14:textId="77777777" w:rsidR="00A67AA5" w:rsidRPr="00532091" w:rsidRDefault="00A67AA5" w:rsidP="00A67AA5">
            <w:pPr>
              <w:jc w:val="end"/>
              <w:rPr>
                <w:rFonts w:eastAsia="Times New Roman"/>
                <w:b/>
                <w:color w:val="000000"/>
                <w:lang w:val="en-GB" w:eastAsia="nl-NL"/>
              </w:rPr>
            </w:pPr>
            <w:r w:rsidRPr="00532091">
              <w:rPr>
                <w:b/>
                <w:color w:val="000000"/>
              </w:rPr>
              <w:t>0.894</w:t>
            </w:r>
            <w:r w:rsidRPr="00532091">
              <w:rPr>
                <w:b/>
              </w:rPr>
              <w:t>±</w:t>
            </w:r>
            <w:r w:rsidRPr="00532091">
              <w:rPr>
                <w:b/>
                <w:color w:val="000000"/>
              </w:rPr>
              <w:t>0.041</w:t>
            </w:r>
          </w:p>
        </w:tc>
        <w:tc>
          <w:tcPr>
            <w:tcW w:w="91.6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3466DCFE" w14:textId="77777777" w:rsidR="00A67AA5" w:rsidRPr="00532091" w:rsidRDefault="00A67AA5" w:rsidP="00A67AA5">
            <w:pPr>
              <w:jc w:val="end"/>
              <w:rPr>
                <w:rFonts w:eastAsia="Times New Roman"/>
                <w:color w:val="000000"/>
                <w:lang w:val="en-GB" w:eastAsia="nl-NL"/>
              </w:rPr>
            </w:pPr>
            <w:r w:rsidRPr="00532091">
              <w:rPr>
                <w:color w:val="000000"/>
              </w:rPr>
              <w:t>0.030</w:t>
            </w:r>
            <w:r w:rsidRPr="00532091">
              <w:t>±</w:t>
            </w:r>
            <w:r>
              <w:t>0.009</w:t>
            </w:r>
          </w:p>
        </w:tc>
        <w:tc>
          <w:tcPr>
            <w:tcW w:w="91.6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6938C8FF" w14:textId="77777777" w:rsidR="00A67AA5" w:rsidRPr="00532091" w:rsidRDefault="00A67AA5" w:rsidP="00A67AA5">
            <w:pPr>
              <w:jc w:val="end"/>
              <w:rPr>
                <w:rFonts w:eastAsia="Times New Roman"/>
                <w:b/>
                <w:color w:val="000000"/>
                <w:lang w:val="en-GB" w:eastAsia="nl-NL"/>
              </w:rPr>
            </w:pPr>
            <w:r w:rsidRPr="00532091">
              <w:rPr>
                <w:b/>
                <w:color w:val="000000"/>
              </w:rPr>
              <w:t>0.883</w:t>
            </w:r>
            <w:r w:rsidRPr="00532091">
              <w:rPr>
                <w:b/>
              </w:rPr>
              <w:t>±</w:t>
            </w:r>
            <w:r>
              <w:rPr>
                <w:b/>
              </w:rPr>
              <w:t>0.060</w:t>
            </w:r>
          </w:p>
        </w:tc>
      </w:tr>
      <w:tr w:rsidR="00A67AA5" w:rsidRPr="000F2C61" w14:paraId="69757B64" w14:textId="77777777" w:rsidTr="00A67AA5">
        <w:trPr>
          <w:trHeight w:val="332"/>
        </w:trPr>
        <w:tc>
          <w:tcPr>
            <w:tcW w:w="90.85pt" w:type="dxa"/>
            <w:tcBorders>
              <w:top w:val="single" w:sz="4" w:space="0" w:color="auto"/>
              <w:start w:val="single" w:sz="4" w:space="0" w:color="auto"/>
              <w:bottom w:val="single" w:sz="4" w:space="0" w:color="auto"/>
              <w:end w:val="single" w:sz="4" w:space="0" w:color="auto"/>
            </w:tcBorders>
            <w:shd w:val="clear" w:color="auto" w:fill="auto"/>
            <w:noWrap/>
            <w:vAlign w:val="bottom"/>
          </w:tcPr>
          <w:p w14:paraId="5808AFC7" w14:textId="77777777" w:rsidR="00A67AA5" w:rsidRPr="00532091" w:rsidRDefault="00A67AA5" w:rsidP="00A67AA5">
            <w:pPr>
              <w:rPr>
                <w:rFonts w:eastAsia="Times New Roman"/>
                <w:color w:val="000000"/>
                <w:lang w:val="en-GB" w:eastAsia="nl-NL"/>
              </w:rPr>
            </w:pPr>
            <w:r w:rsidRPr="00532091">
              <w:rPr>
                <w:rFonts w:eastAsia="Times New Roman"/>
                <w:color w:val="000000"/>
                <w:lang w:val="en-GB" w:eastAsia="nl-NL"/>
              </w:rPr>
              <w:t>ResNet50</w:t>
            </w:r>
          </w:p>
        </w:tc>
        <w:tc>
          <w:tcPr>
            <w:tcW w:w="133.05pt" w:type="dxa"/>
            <w:tcBorders>
              <w:top w:val="single" w:sz="4" w:space="0" w:color="auto"/>
              <w:start w:val="nil"/>
              <w:bottom w:val="single" w:sz="4" w:space="0" w:color="auto"/>
              <w:end w:val="single" w:sz="4" w:space="0" w:color="auto"/>
            </w:tcBorders>
            <w:shd w:val="clear" w:color="auto" w:fill="auto"/>
            <w:noWrap/>
            <w:vAlign w:val="bottom"/>
          </w:tcPr>
          <w:p w14:paraId="604C3EAE" w14:textId="77777777" w:rsidR="00A67AA5" w:rsidRPr="00532091" w:rsidRDefault="00A67AA5" w:rsidP="00A67AA5">
            <w:pPr>
              <w:jc w:val="end"/>
              <w:rPr>
                <w:color w:val="000000"/>
              </w:rPr>
            </w:pPr>
            <w:r w:rsidRPr="00532091">
              <w:rPr>
                <w:color w:val="000000"/>
              </w:rPr>
              <w:t>0.07</w:t>
            </w:r>
            <w:ins w:id="124" w:author="Wetstein, S.C." w:date="2019-06-12T11:56:00Z">
              <w:r w:rsidRPr="00532091">
                <w:rPr>
                  <w:color w:val="000000"/>
                </w:rPr>
                <w:t>1</w:t>
              </w:r>
              <w:r w:rsidRPr="00532091">
                <w:t>±</w:t>
              </w:r>
              <w:r w:rsidRPr="00532091">
                <w:rPr>
                  <w:color w:val="000000"/>
                </w:rPr>
                <w:t>0.085</w:t>
              </w:r>
            </w:ins>
            <w:del w:id="125" w:author="Wetstein, S.C." w:date="2019-06-12T11:56:00Z">
              <w:r w:rsidRPr="00532091" w:rsidDel="00DF1968">
                <w:rPr>
                  <w:color w:val="000000"/>
                </w:rPr>
                <w:delText>075</w:delText>
              </w:r>
            </w:del>
          </w:p>
        </w:tc>
        <w:tc>
          <w:tcPr>
            <w:tcW w:w="91.65pt" w:type="dxa"/>
            <w:tcBorders>
              <w:top w:val="single" w:sz="4" w:space="0" w:color="auto"/>
              <w:start w:val="single" w:sz="4" w:space="0" w:color="auto"/>
              <w:bottom w:val="single" w:sz="4" w:space="0" w:color="auto"/>
              <w:end w:val="single" w:sz="4" w:space="0" w:color="auto"/>
            </w:tcBorders>
            <w:shd w:val="clear" w:color="auto" w:fill="auto"/>
            <w:noWrap/>
            <w:vAlign w:val="bottom"/>
          </w:tcPr>
          <w:p w14:paraId="680D8DCC" w14:textId="77777777" w:rsidR="00A67AA5" w:rsidRPr="00532091" w:rsidRDefault="00A67AA5" w:rsidP="00A67AA5">
            <w:pPr>
              <w:jc w:val="end"/>
              <w:rPr>
                <w:color w:val="000000"/>
              </w:rPr>
            </w:pPr>
            <w:r w:rsidRPr="00532091">
              <w:rPr>
                <w:color w:val="000000"/>
              </w:rPr>
              <w:t>0.532</w:t>
            </w:r>
            <w:r w:rsidRPr="00532091">
              <w:t>±</w:t>
            </w:r>
            <w:r w:rsidRPr="00532091">
              <w:rPr>
                <w:color w:val="000000"/>
              </w:rPr>
              <w:t>0.037</w:t>
            </w:r>
          </w:p>
        </w:tc>
        <w:tc>
          <w:tcPr>
            <w:tcW w:w="91.65pt" w:type="dxa"/>
            <w:tcBorders>
              <w:top w:val="single" w:sz="4" w:space="0" w:color="auto"/>
              <w:start w:val="single" w:sz="4" w:space="0" w:color="auto"/>
              <w:bottom w:val="single" w:sz="4" w:space="0" w:color="auto"/>
              <w:end w:val="single" w:sz="4" w:space="0" w:color="auto"/>
            </w:tcBorders>
            <w:shd w:val="clear" w:color="auto" w:fill="auto"/>
            <w:noWrap/>
            <w:vAlign w:val="bottom"/>
          </w:tcPr>
          <w:p w14:paraId="6B05BD39" w14:textId="77777777" w:rsidR="00A67AA5" w:rsidRPr="00532091" w:rsidRDefault="00A67AA5" w:rsidP="00A67AA5">
            <w:pPr>
              <w:jc w:val="end"/>
              <w:rPr>
                <w:color w:val="000000"/>
              </w:rPr>
            </w:pPr>
            <w:r w:rsidRPr="00532091">
              <w:rPr>
                <w:color w:val="000000"/>
              </w:rPr>
              <w:t>0.157</w:t>
            </w:r>
            <w:r w:rsidRPr="00532091">
              <w:t>±</w:t>
            </w:r>
            <w:r>
              <w:t>0.034</w:t>
            </w:r>
          </w:p>
        </w:tc>
        <w:tc>
          <w:tcPr>
            <w:tcW w:w="91.65pt" w:type="dxa"/>
            <w:tcBorders>
              <w:top w:val="single" w:sz="4" w:space="0" w:color="auto"/>
              <w:start w:val="single" w:sz="4" w:space="0" w:color="auto"/>
              <w:bottom w:val="single" w:sz="4" w:space="0" w:color="auto"/>
              <w:end w:val="single" w:sz="4" w:space="0" w:color="auto"/>
            </w:tcBorders>
            <w:shd w:val="clear" w:color="auto" w:fill="auto"/>
            <w:noWrap/>
            <w:vAlign w:val="bottom"/>
          </w:tcPr>
          <w:p w14:paraId="5639260C" w14:textId="77777777" w:rsidR="00A67AA5" w:rsidRPr="00532091" w:rsidRDefault="00A67AA5" w:rsidP="00A67AA5">
            <w:pPr>
              <w:jc w:val="end"/>
              <w:rPr>
                <w:color w:val="000000"/>
              </w:rPr>
            </w:pPr>
            <w:r w:rsidRPr="00532091">
              <w:rPr>
                <w:color w:val="000000"/>
              </w:rPr>
              <w:t>0.092</w:t>
            </w:r>
            <w:r w:rsidRPr="00532091">
              <w:t>±</w:t>
            </w:r>
            <w:r>
              <w:t>0.103</w:t>
            </w:r>
          </w:p>
        </w:tc>
      </w:tr>
    </w:tbl>
    <w:p w14:paraId="49962245" w14:textId="676EB79D" w:rsidR="003A53A4" w:rsidRDefault="00A67AA5" w:rsidP="00473E56">
      <w:pPr>
        <w:jc w:val="both"/>
        <w:rPr>
          <w:lang w:val="en-GB"/>
        </w:rPr>
      </w:pPr>
      <w:r>
        <w:rPr>
          <w:noProof/>
        </w:rPr>
        <w:drawing>
          <wp:anchor distT="0" distB="0" distL="114300" distR="114300" simplePos="0" relativeHeight="251684864" behindDoc="0" locked="0" layoutInCell="1" allowOverlap="1" wp14:anchorId="2EAE4EF2" wp14:editId="62CD70D5">
            <wp:simplePos x="0" y="0"/>
            <wp:positionH relativeFrom="margin">
              <wp:align>left</wp:align>
            </wp:positionH>
            <wp:positionV relativeFrom="paragraph">
              <wp:posOffset>1231265</wp:posOffset>
            </wp:positionV>
            <wp:extent cx="6410325" cy="333375"/>
            <wp:effectExtent l="0" t="0" r="9525" b="9525"/>
            <wp:wrapTopAndBottom/>
            <wp:docPr id="28" name="Text Box 28"/>
            <wp:cNvGraphicFramePr/>
            <a:graphic xmlns:a="http://purl.oclc.org/ooxml/drawingml/main">
              <a:graphicData uri="http://schemas.microsoft.com/office/word/2010/wordprocessingShape">
                <wp:wsp>
                  <wp:cNvSpPr txBox="1"/>
                  <wp:spPr>
                    <a:xfrm>
                      <a:off x="0" y="0"/>
                      <a:ext cx="6410325" cy="333375"/>
                    </a:xfrm>
                    <a:prstGeom prst="rect">
                      <a:avLst/>
                    </a:prstGeom>
                    <a:solidFill>
                      <a:prstClr val="white"/>
                    </a:solidFill>
                    <a:ln>
                      <a:noFill/>
                    </a:ln>
                  </wp:spPr>
                  <wp:txbx>
                    <wne:txbxContent>
                      <w:p w14:paraId="21B14C94" w14:textId="34F4223D" w:rsidR="00473E56" w:rsidRPr="00473E56" w:rsidRDefault="001E615C" w:rsidP="00473E56">
                        <w:pPr>
                          <w:pStyle w:val="Caption"/>
                          <w:jc w:val="both"/>
                          <w:rPr>
                            <w:lang w:val="en-GB"/>
                          </w:rPr>
                        </w:pPr>
                        <w:r>
                          <w:rPr>
                            <w:lang w:val="en-US"/>
                          </w:rPr>
                          <w:t>Table</w:t>
                        </w:r>
                        <w:r w:rsidR="00473E56" w:rsidRPr="0096662F">
                          <w:rPr>
                            <w:lang w:val="en-GB"/>
                          </w:rPr>
                          <w:t xml:space="preserve"> </w:t>
                        </w:r>
                        <w:r w:rsidRPr="001E615C">
                          <w:rPr>
                            <w:lang w:val="en-GB"/>
                          </w:rPr>
                          <w:t>3</w:t>
                        </w:r>
                        <w:r w:rsidR="00473E56">
                          <w:rPr>
                            <w:lang w:val="en-GB"/>
                          </w:rPr>
                          <w:t xml:space="preserve">: </w:t>
                        </w:r>
                        <w:r w:rsidR="00473E56" w:rsidRPr="000F2C61">
                          <w:rPr>
                            <w:lang w:val="en-GB"/>
                          </w:rPr>
                          <w:t>Mean metric values for each network and their four instances.</w:t>
                        </w:r>
                        <w:r w:rsidR="00473E56">
                          <w:rPr>
                            <w:lang w:val="en-GB"/>
                          </w:rPr>
                          <w:t xml:space="preserve"> </w:t>
                        </w:r>
                        <w:r w:rsidR="00473E56">
                          <w:rPr>
                            <w:lang w:val="en-GB"/>
                          </w:rPr>
                          <w:t xml:space="preserve">Standard deviations are also shown. Cells in bold are the highest scores for that </w:t>
                        </w:r>
                        <w:proofErr w:type="gramStart"/>
                        <w:r w:rsidR="00473E56">
                          <w:rPr>
                            <w:lang w:val="en-GB"/>
                          </w:rPr>
                          <w:t>particular metric</w:t>
                        </w:r>
                        <w:proofErr w:type="gramEnd"/>
                        <w:r w:rsidR="00473E56">
                          <w:rPr>
                            <w:lang w:val="en-GB"/>
                          </w:rPr>
                          <w:t>.</w:t>
                        </w:r>
                      </w:p>
                      <w:p w14:paraId="29D37FB7" w14:textId="77777777" w:rsidR="00473E56" w:rsidRPr="00706A6A" w:rsidRDefault="00473E56" w:rsidP="00473E56">
                        <w:pPr>
                          <w:pStyle w:val="Caption"/>
                          <w:rPr>
                            <w:rFonts w:ascii="Times New Roman" w:eastAsia="SimSun" w:hAnsi="Times New Roman" w:cs="Times New Roman"/>
                            <w:noProof/>
                            <w:sz w:val="20"/>
                            <w:szCs w:val="20"/>
                            <w:lang w:val="en-US"/>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3A53A4" w:rsidRPr="000F2C61">
        <w:rPr>
          <w:lang w:val="en-GB"/>
        </w:rPr>
        <w:t xml:space="preserve">network. </w:t>
      </w:r>
      <w:del w:id="126" w:author="Wetstein, S.C." w:date="2019-06-12T11:49:00Z">
        <w:r w:rsidR="003A53A4" w:rsidRPr="000F2C61" w:rsidDel="00AF4DA6">
          <w:rPr>
            <w:lang w:val="en-GB"/>
          </w:rPr>
          <w:delText>These means can be seen in</w:delText>
        </w:r>
      </w:del>
      <w:del w:id="127" w:author="Wetstein, S.C." w:date="2019-06-12T11:48:00Z">
        <w:r w:rsidR="003A53A4" w:rsidRPr="000F2C61" w:rsidDel="00AF4DA6">
          <w:rPr>
            <w:lang w:val="en-GB"/>
          </w:rPr>
          <w:delText xml:space="preserve"> Table 2</w:delText>
        </w:r>
      </w:del>
      <w:del w:id="128" w:author="Wetstein, S.C." w:date="2019-06-12T11:49:00Z">
        <w:r w:rsidR="003A53A4" w:rsidRPr="000F2C61" w:rsidDel="00AF4DA6">
          <w:rPr>
            <w:lang w:val="en-GB"/>
          </w:rPr>
          <w:delText xml:space="preserve">. </w:delText>
        </w:r>
      </w:del>
      <w:proofErr w:type="gramStart"/>
      <w:r w:rsidR="003A53A4" w:rsidRPr="000F2C61">
        <w:rPr>
          <w:lang w:val="en-GB"/>
        </w:rPr>
        <w:t>It can be seen that Xception</w:t>
      </w:r>
      <w:proofErr w:type="gramEnd"/>
      <w:r w:rsidR="003A53A4" w:rsidRPr="000F2C61">
        <w:rPr>
          <w:lang w:val="en-GB"/>
        </w:rPr>
        <w:t xml:space="preserve"> </w:t>
      </w:r>
      <w:commentRangeStart w:id="129"/>
      <w:r w:rsidR="003A53A4" w:rsidRPr="000F2C61">
        <w:rPr>
          <w:lang w:val="en-GB"/>
        </w:rPr>
        <w:t xml:space="preserve">performed the best </w:t>
      </w:r>
      <w:commentRangeEnd w:id="129"/>
      <w:r w:rsidR="00E32232">
        <w:rPr>
          <w:rStyle w:val="CommentReference"/>
          <w:rFonts w:asciiTheme="minorHAnsi" w:eastAsiaTheme="minorHAnsi" w:hAnsiTheme="minorHAnsi" w:cstheme="minorBidi"/>
          <w:lang w:val="nl-NL"/>
        </w:rPr>
        <w:commentReference w:id="129"/>
      </w:r>
      <w:r w:rsidR="003A53A4" w:rsidRPr="000F2C61">
        <w:rPr>
          <w:lang w:val="en-GB"/>
        </w:rPr>
        <w:t>in three metrics, and VGG19</w:t>
      </w:r>
      <w:ins w:id="130" w:author="Suzanne Wetstein" w:date="2019-06-07T17:48:00Z">
        <w:r w:rsidR="00820A0F" w:rsidRPr="00E32232">
          <w:rPr>
            <w:noProof/>
          </w:rPr>
          <w:drawing>
            <wp:anchor distT="45720" distB="45720" distL="114300" distR="114300" simplePos="0" relativeHeight="251686912" behindDoc="0" locked="0" layoutInCell="1" allowOverlap="1" wp14:anchorId="3D6457BF" wp14:editId="63C62209">
              <wp:simplePos x="0" y="0"/>
              <wp:positionH relativeFrom="column">
                <wp:posOffset>3207385</wp:posOffset>
              </wp:positionH>
              <wp:positionV relativeFrom="paragraph">
                <wp:posOffset>1518285</wp:posOffset>
              </wp:positionV>
              <wp:extent cx="342900" cy="361950"/>
              <wp:effectExtent l="0" t="0" r="0" b="0"/>
              <wp:wrapNone/>
              <wp:docPr id="2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42900" cy="361950"/>
                      </a:xfrm>
                      <a:prstGeom prst="rect">
                        <a:avLst/>
                      </a:prstGeom>
                      <a:solidFill>
                        <a:srgbClr val="FFFFFF"/>
                      </a:solidFill>
                      <a:ln w="9525">
                        <a:noFill/>
                        <a:miter lim="800%"/>
                        <a:headEnd/>
                        <a:tailEnd/>
                      </a:ln>
                    </wp:spPr>
                    <wp:txbx>
                      <wne:txbxContent>
                        <w:p w14:paraId="695B6352" w14:textId="4DAF9BDE" w:rsidR="00820A0F" w:rsidRPr="00B5044A" w:rsidRDefault="00820A0F" w:rsidP="00820A0F">
                          <w:pPr>
                            <w:rPr>
                              <w:b/>
                              <w:sz w:val="36"/>
                              <w:szCs w:val="36"/>
                              <w:lang w:val="en-GB"/>
                              <w:rPrChange w:id="131" w:author="Suzanne Wetstein" w:date="2019-06-07T17:48:00Z">
                                <w:rPr/>
                              </w:rPrChange>
                            </w:rPr>
                          </w:pPr>
                          <w:r>
                            <w:rPr>
                              <w:b/>
                              <w:sz w:val="36"/>
                              <w:szCs w:val="36"/>
                              <w:lang w:val="en-GB"/>
                            </w:rPr>
                            <w:t>B</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ins>
      <w:r>
        <w:rPr>
          <w:lang w:val="en-GB"/>
        </w:rPr>
        <w:t xml:space="preserve"> p</w:t>
      </w:r>
      <w:r w:rsidR="003A53A4" w:rsidRPr="000F2C61">
        <w:rPr>
          <w:lang w:val="en-GB"/>
        </w:rPr>
        <w:t>erformed the worst the same three metrics. InceptionV3 was the middle performer in each metric. The performance in the mean square</w:t>
      </w:r>
      <w:ins w:id="132" w:author="Suzanne Wetstein" w:date="2019-06-07T17:44:00Z">
        <w:r w:rsidR="00E32232">
          <w:rPr>
            <w:lang w:val="en-GB"/>
          </w:rPr>
          <w:t>d</w:t>
        </w:r>
      </w:ins>
      <w:r w:rsidR="003A53A4" w:rsidRPr="000F2C61">
        <w:rPr>
          <w:lang w:val="en-GB"/>
        </w:rPr>
        <w:t xml:space="preserve"> error was the worst for Xception and the best for VGG19. A complete swap in ranking compared to their performance in the other t</w:t>
      </w:r>
      <w:ins w:id="133" w:author="Suzanne Wetstein" w:date="2019-06-07T17:45:00Z">
        <w:r w:rsidR="00E32232">
          <w:rPr>
            <w:lang w:val="en-GB"/>
          </w:rPr>
          <w:t>h</w:t>
        </w:r>
      </w:ins>
      <w:r w:rsidR="003A53A4" w:rsidRPr="000F2C61">
        <w:rPr>
          <w:lang w:val="en-GB"/>
        </w:rPr>
        <w:t>ree metrics.</w:t>
      </w:r>
    </w:p>
    <w:p w14:paraId="149D85E2" w14:textId="1232458C" w:rsidR="00CF08EB" w:rsidRDefault="00CF08EB" w:rsidP="009228A6">
      <w:pPr>
        <w:ind w:firstLine="36pt"/>
        <w:jc w:val="both"/>
        <w:rPr>
          <w:lang w:val="en-GB"/>
        </w:rPr>
      </w:pPr>
    </w:p>
    <w:p w14:paraId="00228E04" w14:textId="50467BAA" w:rsidR="00473E56" w:rsidRDefault="00CF08EB" w:rsidP="00473E56">
      <w:pPr>
        <w:ind w:firstLine="36pt"/>
        <w:jc w:val="both"/>
        <w:rPr>
          <w:rStyle w:val="CommentReference"/>
          <w:rFonts w:asciiTheme="minorHAnsi" w:eastAsiaTheme="minorHAnsi" w:hAnsiTheme="minorHAnsi" w:cstheme="minorBidi"/>
          <w:lang w:val="en-GB"/>
        </w:rPr>
      </w:pPr>
      <w:r>
        <w:rPr>
          <w:lang w:val="en-GB"/>
        </w:rPr>
        <w:t>Looking at the standard deviations in Table 4 does show something interesting as well.</w:t>
      </w:r>
      <w:r w:rsidR="000F1779">
        <w:rPr>
          <w:lang w:val="en-GB"/>
        </w:rPr>
        <w:t xml:space="preserve"> The standard deviation of VGG19’s scores is </w:t>
      </w:r>
      <w:r w:rsidR="003550F8">
        <w:rPr>
          <w:lang w:val="en-GB"/>
        </w:rPr>
        <w:t>significantly lower than the standard deviation of InceptionV3</w:t>
      </w:r>
      <w:r w:rsidR="007B17F3">
        <w:rPr>
          <w:lang w:val="en-GB"/>
        </w:rPr>
        <w:t>’s</w:t>
      </w:r>
      <w:r w:rsidR="003550F8">
        <w:rPr>
          <w:lang w:val="en-GB"/>
        </w:rPr>
        <w:t xml:space="preserve"> and </w:t>
      </w:r>
      <w:proofErr w:type="spellStart"/>
      <w:r w:rsidR="003550F8">
        <w:rPr>
          <w:lang w:val="en-GB"/>
        </w:rPr>
        <w:t>Xception</w:t>
      </w:r>
      <w:r w:rsidR="007B17F3">
        <w:rPr>
          <w:lang w:val="en-GB"/>
        </w:rPr>
        <w:t>’s</w:t>
      </w:r>
      <w:proofErr w:type="spellEnd"/>
      <w:r w:rsidR="00F848B2">
        <w:rPr>
          <w:lang w:val="en-GB"/>
        </w:rPr>
        <w:t xml:space="preserve"> scores.</w:t>
      </w:r>
      <w:r w:rsidR="002F2944">
        <w:rPr>
          <w:lang w:val="en-GB"/>
        </w:rPr>
        <w:t xml:space="preserve"> The standard de</w:t>
      </w:r>
      <w:commentRangeStart w:id="134"/>
      <w:r w:rsidR="002F2944">
        <w:rPr>
          <w:lang w:val="en-GB"/>
        </w:rPr>
        <w:t>viation for the InceptionV3 and Xcept</w:t>
      </w:r>
      <w:r w:rsidR="007B17F3">
        <w:rPr>
          <w:lang w:val="en-GB"/>
        </w:rPr>
        <w:t>ion are more similar</w:t>
      </w:r>
      <w:r w:rsidR="004131E9">
        <w:rPr>
          <w:lang w:val="en-GB"/>
        </w:rPr>
        <w:t>, but Xception has the highest standard deviations.</w:t>
      </w:r>
      <w:commentRangeEnd w:id="134"/>
      <w:r w:rsidR="00DF1968">
        <w:rPr>
          <w:rStyle w:val="CommentReference"/>
          <w:rFonts w:asciiTheme="minorHAnsi" w:eastAsiaTheme="minorHAnsi" w:hAnsiTheme="minorHAnsi" w:cstheme="minorBidi"/>
          <w:lang w:val="nl-NL"/>
        </w:rPr>
        <w:commentReference w:id="134"/>
      </w:r>
      <w:r w:rsidR="008C10EE">
        <w:rPr>
          <w:lang w:val="en-GB"/>
        </w:rPr>
        <w:t xml:space="preserve"> For ResNet50</w:t>
      </w:r>
      <w:r w:rsidR="00405348">
        <w:rPr>
          <w:lang w:val="en-GB"/>
        </w:rPr>
        <w:t xml:space="preserve"> its standard deviations are almost equal to the means of its metrics</w:t>
      </w:r>
      <w:r w:rsidR="004F448A">
        <w:rPr>
          <w:lang w:val="en-GB"/>
        </w:rPr>
        <w:t xml:space="preserve"> and sometimes even higher than the means</w:t>
      </w:r>
      <w:r w:rsidR="00405348">
        <w:rPr>
          <w:lang w:val="en-GB"/>
        </w:rPr>
        <w:t>.</w:t>
      </w:r>
      <w:r w:rsidR="004B112F">
        <w:rPr>
          <w:lang w:val="en-GB"/>
        </w:rPr>
        <w:t xml:space="preserve"> It also appears that VGG19’s</w:t>
      </w:r>
      <w:r w:rsidR="00AA6C3A">
        <w:rPr>
          <w:lang w:val="en-GB"/>
        </w:rPr>
        <w:t xml:space="preserve"> lowest</w:t>
      </w:r>
      <w:r w:rsidR="004B112F">
        <w:rPr>
          <w:lang w:val="en-GB"/>
        </w:rPr>
        <w:t xml:space="preserve"> Mean Squared Error </w:t>
      </w:r>
      <w:r w:rsidR="00AA6C3A">
        <w:rPr>
          <w:lang w:val="en-GB"/>
        </w:rPr>
        <w:t>is not significant, as it is within the standard deviations of both InceptionV3 and Xception.</w:t>
      </w:r>
    </w:p>
    <w:p w14:paraId="6014529C" w14:textId="289F3E37" w:rsidR="003D0077" w:rsidRDefault="00473E56" w:rsidP="00473E56">
      <w:pPr>
        <w:ind w:firstLine="36pt"/>
        <w:jc w:val="both"/>
        <w:rPr>
          <w:lang w:val="en-GB"/>
        </w:rPr>
      </w:pPr>
      <w:r>
        <w:rPr>
          <w:lang w:val="en-GB"/>
        </w:rPr>
        <w:t xml:space="preserve"> </w:t>
      </w:r>
    </w:p>
    <w:p w14:paraId="1BF71E0A" w14:textId="4A1EEFF6" w:rsidR="00516765" w:rsidRDefault="003A53A4" w:rsidP="00261AFA">
      <w:pPr>
        <w:ind w:firstLine="36pt"/>
        <w:jc w:val="both"/>
        <w:rPr>
          <w:lang w:val="en-GB"/>
        </w:rPr>
      </w:pPr>
      <w:r w:rsidRPr="000F2C61">
        <w:rPr>
          <w:lang w:val="en-GB"/>
        </w:rPr>
        <w:t xml:space="preserve">In </w:t>
      </w:r>
      <w:r>
        <w:rPr>
          <w:lang w:val="en-GB"/>
        </w:rPr>
        <w:t xml:space="preserve">Figure </w:t>
      </w:r>
      <w:r w:rsidR="00D36034">
        <w:rPr>
          <w:lang w:val="en-GB"/>
        </w:rPr>
        <w:t>8</w:t>
      </w:r>
      <w:r w:rsidR="00BA0446">
        <w:rPr>
          <w:lang w:val="en-GB"/>
        </w:rPr>
        <w:t xml:space="preserve">, </w:t>
      </w:r>
      <w:ins w:id="135" w:author="Suzanne Wetstein" w:date="2019-06-07T17:45:00Z">
        <w:r w:rsidR="00E32232">
          <w:rPr>
            <w:lang w:val="en-GB"/>
          </w:rPr>
          <w:t xml:space="preserve">predicted cellularity scores </w:t>
        </w:r>
      </w:ins>
      <w:ins w:id="136" w:author="Suzanne Wetstein" w:date="2019-06-07T17:46:00Z">
        <w:r w:rsidR="00E32232">
          <w:rPr>
            <w:lang w:val="en-GB"/>
          </w:rPr>
          <w:t xml:space="preserve">on the test </w:t>
        </w:r>
      </w:ins>
      <w:ins w:id="137" w:author="Wetstein, S.C." w:date="2019-06-12T11:58:00Z">
        <w:r w:rsidR="00DF1968">
          <w:rPr>
            <w:lang w:val="en-GB"/>
          </w:rPr>
          <w:t xml:space="preserve">set </w:t>
        </w:r>
      </w:ins>
      <w:ins w:id="138" w:author="Suzanne Wetstein" w:date="2019-06-07T17:45:00Z">
        <w:r w:rsidR="00E32232">
          <w:rPr>
            <w:lang w:val="en-GB"/>
          </w:rPr>
          <w:t>have been plotted against the ground truth</w:t>
        </w:r>
      </w:ins>
      <w:ins w:id="139" w:author="Suzanne Wetstein" w:date="2019-06-07T17:46:00Z">
        <w:r w:rsidR="00E32232">
          <w:rPr>
            <w:lang w:val="en-GB"/>
          </w:rPr>
          <w:t xml:space="preserve"> for the Xception</w:t>
        </w:r>
      </w:ins>
      <w:r w:rsidR="001D0D65">
        <w:rPr>
          <w:lang w:val="en-GB"/>
        </w:rPr>
        <w:t xml:space="preserve">, </w:t>
      </w:r>
      <w:ins w:id="140" w:author="Suzanne Wetstein" w:date="2019-06-07T17:46:00Z">
        <w:r w:rsidR="00E32232">
          <w:rPr>
            <w:lang w:val="en-GB"/>
          </w:rPr>
          <w:t>VGG19</w:t>
        </w:r>
      </w:ins>
      <w:r w:rsidR="001D0D65">
        <w:rPr>
          <w:lang w:val="en-GB"/>
        </w:rPr>
        <w:t>, InceptionV3 and ResNet50</w:t>
      </w:r>
      <w:ins w:id="141" w:author="Suzanne Wetstein" w:date="2019-06-07T17:46:00Z">
        <w:r w:rsidR="00E32232">
          <w:rPr>
            <w:lang w:val="en-GB"/>
          </w:rPr>
          <w:t xml:space="preserve"> network</w:t>
        </w:r>
      </w:ins>
      <w:r w:rsidR="001D0D65">
        <w:rPr>
          <w:lang w:val="en-GB"/>
        </w:rPr>
        <w:t>s</w:t>
      </w:r>
      <w:ins w:id="142" w:author="Wetstein, S.C." w:date="2019-06-12T11:59:00Z">
        <w:r w:rsidR="00DF1968">
          <w:rPr>
            <w:lang w:val="en-GB"/>
          </w:rPr>
          <w:t>, respectively</w:t>
        </w:r>
      </w:ins>
      <w:ins w:id="143" w:author="Suzanne Wetstein" w:date="2019-06-07T17:46:00Z">
        <w:r w:rsidR="00E32232">
          <w:rPr>
            <w:lang w:val="en-GB"/>
          </w:rPr>
          <w:t>.</w:t>
        </w:r>
      </w:ins>
      <w:del w:id="144" w:author="Suzanne Wetstein" w:date="2019-06-07T17:46:00Z">
        <w:r w:rsidDel="00E32232">
          <w:rPr>
            <w:lang w:val="en-GB"/>
          </w:rPr>
          <w:delText>for Xception</w:delText>
        </w:r>
        <w:r w:rsidR="00BA0446" w:rsidDel="00E32232">
          <w:rPr>
            <w:lang w:val="en-GB"/>
          </w:rPr>
          <w:delText xml:space="preserve"> the top graph</w:delText>
        </w:r>
        <w:r w:rsidDel="00E32232">
          <w:rPr>
            <w:lang w:val="en-GB"/>
          </w:rPr>
          <w:delText xml:space="preserve"> and VGG19</w:delText>
        </w:r>
        <w:r w:rsidR="00412347" w:rsidDel="00E32232">
          <w:rPr>
            <w:lang w:val="en-GB"/>
          </w:rPr>
          <w:delText xml:space="preserve"> the bottom graph</w:delText>
        </w:r>
        <w:r w:rsidDel="00E32232">
          <w:rPr>
            <w:lang w:val="en-GB"/>
          </w:rPr>
          <w:delText>, for one of their</w:delText>
        </w:r>
        <w:r w:rsidR="00412347" w:rsidDel="00E32232">
          <w:rPr>
            <w:lang w:val="en-GB"/>
          </w:rPr>
          <w:delText xml:space="preserve"> trained</w:delText>
        </w:r>
        <w:r w:rsidDel="00E32232">
          <w:rPr>
            <w:lang w:val="en-GB"/>
          </w:rPr>
          <w:delText xml:space="preserve"> instances, their predictions on the test set have been plotted against the ground truth of the test set.</w:delText>
        </w:r>
      </w:del>
      <w:r>
        <w:rPr>
          <w:lang w:val="en-GB"/>
        </w:rPr>
        <w:t xml:space="preserve"> It can be seen that </w:t>
      </w:r>
      <w:ins w:id="145" w:author="Suzanne Wetstein" w:date="2019-06-07T17:49:00Z">
        <w:r w:rsidR="00A72AC6">
          <w:rPr>
            <w:lang w:val="en-GB"/>
          </w:rPr>
          <w:t xml:space="preserve">the </w:t>
        </w:r>
      </w:ins>
      <w:r>
        <w:rPr>
          <w:lang w:val="en-GB"/>
        </w:rPr>
        <w:t xml:space="preserve">Xception </w:t>
      </w:r>
      <w:ins w:id="146" w:author="Suzanne Wetstein" w:date="2019-06-07T17:49:00Z">
        <w:r w:rsidR="00A72AC6">
          <w:rPr>
            <w:lang w:val="en-GB"/>
          </w:rPr>
          <w:t xml:space="preserve">network </w:t>
        </w:r>
      </w:ins>
      <w:ins w:id="147" w:author="Suzanne Wetstein" w:date="2019-06-07T17:50:00Z">
        <w:r w:rsidR="00A72AC6">
          <w:rPr>
            <w:lang w:val="en-GB"/>
          </w:rPr>
          <w:t xml:space="preserve">often </w:t>
        </w:r>
      </w:ins>
      <w:del w:id="148" w:author="Suzanne Wetstein" w:date="2019-06-07T17:50:00Z">
        <w:r w:rsidDel="00A72AC6">
          <w:rPr>
            <w:lang w:val="en-GB"/>
          </w:rPr>
          <w:delText xml:space="preserve">tends to </w:delText>
        </w:r>
      </w:del>
      <w:r>
        <w:rPr>
          <w:lang w:val="en-GB"/>
        </w:rPr>
        <w:t>predict</w:t>
      </w:r>
      <w:ins w:id="149" w:author="Suzanne Wetstein" w:date="2019-06-07T17:50:00Z">
        <w:r w:rsidR="00A72AC6">
          <w:rPr>
            <w:lang w:val="en-GB"/>
          </w:rPr>
          <w:t>s</w:t>
        </w:r>
      </w:ins>
      <w:r>
        <w:rPr>
          <w:lang w:val="en-GB"/>
        </w:rPr>
        <w:t xml:space="preserve"> higher values than the ground truth, </w:t>
      </w:r>
      <w:del w:id="150" w:author="Suzanne Wetstein" w:date="2019-06-07T17:50:00Z">
        <w:r w:rsidDel="00A72AC6">
          <w:rPr>
            <w:lang w:val="en-GB"/>
          </w:rPr>
          <w:delText xml:space="preserve">whilst </w:delText>
        </w:r>
      </w:del>
      <w:ins w:id="151" w:author="Suzanne Wetstein" w:date="2019-06-07T17:50:00Z">
        <w:r w:rsidR="00A72AC6">
          <w:rPr>
            <w:lang w:val="en-GB"/>
          </w:rPr>
          <w:t xml:space="preserve">whereas </w:t>
        </w:r>
      </w:ins>
      <w:r>
        <w:rPr>
          <w:lang w:val="en-GB"/>
        </w:rPr>
        <w:t>VGG19 predicts both higher and lower values than the ground truth with a similar frequency.</w:t>
      </w:r>
      <w:r w:rsidR="0080488E">
        <w:rPr>
          <w:lang w:val="en-GB"/>
        </w:rPr>
        <w:t xml:space="preserve"> InceptionV3’s graph looks </w:t>
      </w:r>
      <w:proofErr w:type="gramStart"/>
      <w:r w:rsidR="0080488E">
        <w:rPr>
          <w:lang w:val="en-GB"/>
        </w:rPr>
        <w:t>similar to</w:t>
      </w:r>
      <w:proofErr w:type="gramEnd"/>
      <w:r w:rsidR="0080488E">
        <w:rPr>
          <w:lang w:val="en-GB"/>
        </w:rPr>
        <w:t xml:space="preserve"> that of VGG19.</w:t>
      </w:r>
      <w:r w:rsidR="00261AFA">
        <w:rPr>
          <w:lang w:val="en-GB"/>
        </w:rPr>
        <w:t xml:space="preserve"> </w:t>
      </w:r>
      <w:r w:rsidR="0080488E">
        <w:rPr>
          <w:lang w:val="en-GB"/>
        </w:rPr>
        <w:t>It can also be seen that the</w:t>
      </w:r>
      <w:r w:rsidR="00261AFA">
        <w:rPr>
          <w:lang w:val="en-GB"/>
        </w:rPr>
        <w:t xml:space="preserve"> ResNet50 </w:t>
      </w:r>
      <w:del w:id="152" w:author="Wetstein, S.C." w:date="2019-06-12T12:00:00Z">
        <w:r w:rsidR="0024640F" w:rsidDel="00DF1968">
          <w:rPr>
            <w:lang w:val="en-GB"/>
          </w:rPr>
          <w:delText xml:space="preserve">fourth instance of the </w:delText>
        </w:r>
      </w:del>
      <w:r w:rsidR="0024640F">
        <w:rPr>
          <w:lang w:val="en-GB"/>
        </w:rPr>
        <w:t>network never predicted a cellularity value higher than 0.4.</w:t>
      </w:r>
    </w:p>
    <w:p w14:paraId="795FEED7" w14:textId="0D1DEC06" w:rsidR="00820A0F" w:rsidRPr="000F2C61" w:rsidRDefault="00820A0F" w:rsidP="00D72D94">
      <w:pPr>
        <w:jc w:val="both"/>
        <w:rPr>
          <w:lang w:val="en-GB"/>
        </w:rPr>
      </w:pPr>
      <w:ins w:id="153" w:author="Suzanne Wetstein" w:date="2019-06-07T17:48:00Z">
        <w:r w:rsidRPr="00E32232">
          <w:rPr>
            <w:noProof/>
          </w:rPr>
          <w:drawing>
            <wp:anchor distT="45720" distB="45720" distL="114300" distR="114300" simplePos="0" relativeHeight="251661312" behindDoc="0" locked="0" layoutInCell="1" allowOverlap="1" wp14:anchorId="003291A0" wp14:editId="4FF45521">
              <wp:simplePos x="0" y="0"/>
              <wp:positionH relativeFrom="margin">
                <wp:align>left</wp:align>
              </wp:positionH>
              <wp:positionV relativeFrom="paragraph">
                <wp:posOffset>13335</wp:posOffset>
              </wp:positionV>
              <wp:extent cx="352425" cy="323850"/>
              <wp:effectExtent l="0" t="0" r="9525" b="0"/>
              <wp:wrapNone/>
              <wp:docPr id="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52425" cy="323850"/>
                      </a:xfrm>
                      <a:prstGeom prst="rect">
                        <a:avLst/>
                      </a:prstGeom>
                      <a:solidFill>
                        <a:srgbClr val="FFFFFF"/>
                      </a:solidFill>
                      <a:ln w="9525">
                        <a:noFill/>
                        <a:miter lim="800%"/>
                        <a:headEnd/>
                        <a:tailEnd/>
                      </a:ln>
                    </wp:spPr>
                    <wp:txbx>
                      <wne:txbxContent>
                        <w:p w14:paraId="38616828" w14:textId="6581A235" w:rsidR="00E32232" w:rsidRPr="00E32232" w:rsidRDefault="00E32232">
                          <w:pPr>
                            <w:rPr>
                              <w:b/>
                              <w:sz w:val="36"/>
                              <w:szCs w:val="36"/>
                              <w:rPrChange w:id="154" w:author="Suzanne Wetstein" w:date="2019-06-07T17:48:00Z">
                                <w:rPr/>
                              </w:rPrChange>
                            </w:rPr>
                          </w:pPr>
                          <w:ins w:id="155" w:author="Suzanne Wetstein" w:date="2019-06-07T17:48:00Z">
                            <w:r w:rsidRPr="00E32232">
                              <w:rPr>
                                <w:b/>
                                <w:sz w:val="36"/>
                                <w:szCs w:val="36"/>
                                <w:rPrChange w:id="156" w:author="Suzanne Wetstein" w:date="2019-06-07T17:48:00Z">
                                  <w:rPr/>
                                </w:rPrChange>
                              </w:rPr>
                              <w:t>A</w:t>
                            </w:r>
                          </w:ins>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ins>
    </w:p>
    <w:p w14:paraId="616F89FB" w14:textId="7D1E5C9E" w:rsidR="003A53A4" w:rsidRPr="000F2C61" w:rsidRDefault="003A53A4" w:rsidP="001E615C">
      <w:pPr>
        <w:jc w:val="start"/>
        <w:rPr>
          <w:lang w:val="en-GB"/>
        </w:rPr>
      </w:pPr>
      <w:r w:rsidRPr="000F2C61">
        <w:rPr>
          <w:noProof/>
        </w:rPr>
        <w:drawing>
          <wp:inline distT="0" distB="0" distL="0" distR="0" wp14:anchorId="30CCDFB3" wp14:editId="7E5B1000">
            <wp:extent cx="3305175" cy="2203449"/>
            <wp:effectExtent l="0" t="0" r="0" b="698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337352" cy="2224900"/>
                    </a:xfrm>
                    <a:prstGeom prst="rect">
                      <a:avLst/>
                    </a:prstGeom>
                    <a:noFill/>
                    <a:ln>
                      <a:noFill/>
                    </a:ln>
                  </pic:spPr>
                </pic:pic>
              </a:graphicData>
            </a:graphic>
          </wp:inline>
        </w:drawing>
      </w:r>
    </w:p>
    <w:p w14:paraId="0F0D3DD3" w14:textId="7B1F8A30" w:rsidR="003A53A4" w:rsidRDefault="003A53A4" w:rsidP="001E615C">
      <w:pPr>
        <w:keepNext/>
        <w:jc w:val="start"/>
        <w:rPr>
          <w:lang w:val="en-GB"/>
        </w:rPr>
      </w:pPr>
      <w:r w:rsidRPr="000F2C61">
        <w:rPr>
          <w:noProof/>
        </w:rPr>
        <w:drawing>
          <wp:inline distT="0" distB="0" distL="0" distR="0" wp14:anchorId="4A92D7E1" wp14:editId="04054110">
            <wp:extent cx="3295650" cy="2197099"/>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295650" cy="2197099"/>
                    </a:xfrm>
                    <a:prstGeom prst="rect">
                      <a:avLst/>
                    </a:prstGeom>
                    <a:noFill/>
                    <a:ln>
                      <a:noFill/>
                    </a:ln>
                  </pic:spPr>
                </pic:pic>
              </a:graphicData>
            </a:graphic>
          </wp:inline>
        </w:drawing>
      </w:r>
    </w:p>
    <w:p w14:paraId="363585F4" w14:textId="170F4646" w:rsidR="00456038" w:rsidRDefault="00820A0F" w:rsidP="001E615C">
      <w:pPr>
        <w:keepNext/>
        <w:jc w:val="start"/>
        <w:rPr>
          <w:lang w:val="en-GB"/>
        </w:rPr>
      </w:pPr>
      <w:ins w:id="157" w:author="Suzanne Wetstein" w:date="2019-06-07T17:48:00Z">
        <w:r w:rsidRPr="00E32232">
          <w:rPr>
            <w:noProof/>
          </w:rPr>
          <w:drawing>
            <wp:anchor distT="45720" distB="45720" distL="114300" distR="114300" simplePos="0" relativeHeight="251665408" behindDoc="0" locked="0" layoutInCell="1" allowOverlap="1" wp14:anchorId="73BE4008" wp14:editId="081010CD">
              <wp:simplePos x="0" y="0"/>
              <wp:positionH relativeFrom="margin">
                <wp:posOffset>3357880</wp:posOffset>
              </wp:positionH>
              <wp:positionV relativeFrom="paragraph">
                <wp:posOffset>-46990</wp:posOffset>
              </wp:positionV>
              <wp:extent cx="352425" cy="342900"/>
              <wp:effectExtent l="0" t="0" r="9525" b="0"/>
              <wp:wrapNone/>
              <wp:docPr id="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52425" cy="342900"/>
                      </a:xfrm>
                      <a:prstGeom prst="rect">
                        <a:avLst/>
                      </a:prstGeom>
                      <a:solidFill>
                        <a:srgbClr val="FFFFFF"/>
                      </a:solidFill>
                      <a:ln w="9525">
                        <a:noFill/>
                        <a:miter lim="800%"/>
                        <a:headEnd/>
                        <a:tailEnd/>
                      </a:ln>
                    </wp:spPr>
                    <wp:txbx>
                      <wne:txbxContent>
                        <w:p w14:paraId="0BD36EAF" w14:textId="7690856F" w:rsidR="00456038" w:rsidRPr="00B5044A" w:rsidRDefault="00456038" w:rsidP="00456038">
                          <w:pPr>
                            <w:rPr>
                              <w:b/>
                              <w:sz w:val="36"/>
                              <w:szCs w:val="36"/>
                              <w:lang w:val="en-GB"/>
                              <w:rPrChange w:id="158" w:author="Suzanne Wetstein" w:date="2019-06-07T17:48:00Z">
                                <w:rPr/>
                              </w:rPrChange>
                            </w:rPr>
                          </w:pPr>
                          <w:r>
                            <w:rPr>
                              <w:b/>
                              <w:sz w:val="36"/>
                              <w:szCs w:val="36"/>
                              <w:lang w:val="en-GB"/>
                            </w:rPr>
                            <w:t>C</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ins>
      <w:r w:rsidR="00456038">
        <w:rPr>
          <w:noProof/>
        </w:rPr>
        <w:drawing>
          <wp:inline distT="0" distB="0" distL="0" distR="0" wp14:anchorId="31233A7F" wp14:editId="698CB9D5">
            <wp:extent cx="3283585" cy="2189057"/>
            <wp:effectExtent l="0" t="0" r="0" b="190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6425" cy="2190950"/>
                    </a:xfrm>
                    <a:prstGeom prst="rect">
                      <a:avLst/>
                    </a:prstGeom>
                    <a:noFill/>
                    <a:ln>
                      <a:noFill/>
                    </a:ln>
                  </pic:spPr>
                </pic:pic>
              </a:graphicData>
            </a:graphic>
          </wp:inline>
        </w:drawing>
      </w:r>
    </w:p>
    <w:p w14:paraId="5615B76C" w14:textId="7EAAAB11" w:rsidR="00D36034" w:rsidRDefault="00820A0F" w:rsidP="001E615C">
      <w:pPr>
        <w:keepNext/>
        <w:jc w:val="start"/>
      </w:pPr>
      <w:ins w:id="159" w:author="Suzanne Wetstein" w:date="2019-06-07T17:48:00Z">
        <w:r w:rsidRPr="00E32232">
          <w:rPr>
            <w:noProof/>
          </w:rPr>
          <w:drawing>
            <wp:anchor distT="45720" distB="45720" distL="114300" distR="114300" simplePos="0" relativeHeight="251667456" behindDoc="0" locked="0" layoutInCell="1" allowOverlap="1" wp14:anchorId="1532437F" wp14:editId="7D819E30">
              <wp:simplePos x="0" y="0"/>
              <wp:positionH relativeFrom="column">
                <wp:posOffset>1270</wp:posOffset>
              </wp:positionH>
              <wp:positionV relativeFrom="paragraph">
                <wp:posOffset>-75565</wp:posOffset>
              </wp:positionV>
              <wp:extent cx="352425" cy="342900"/>
              <wp:effectExtent l="0" t="0" r="9525" b="0"/>
              <wp:wrapNone/>
              <wp:docPr id="1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52425" cy="342900"/>
                      </a:xfrm>
                      <a:prstGeom prst="rect">
                        <a:avLst/>
                      </a:prstGeom>
                      <a:solidFill>
                        <a:srgbClr val="FFFFFF"/>
                      </a:solidFill>
                      <a:ln w="9525">
                        <a:noFill/>
                        <a:miter lim="800%"/>
                        <a:headEnd/>
                        <a:tailEnd/>
                      </a:ln>
                    </wp:spPr>
                    <wp:txbx>
                      <wne:txbxContent>
                        <w:p w14:paraId="2E04E4DD" w14:textId="4E875864" w:rsidR="00DB0020" w:rsidRPr="00B5044A" w:rsidRDefault="00DB0020" w:rsidP="00DB0020">
                          <w:pPr>
                            <w:rPr>
                              <w:b/>
                              <w:sz w:val="36"/>
                              <w:szCs w:val="36"/>
                              <w:lang w:val="en-GB"/>
                              <w:rPrChange w:id="160" w:author="Suzanne Wetstein" w:date="2019-06-07T17:48:00Z">
                                <w:rPr/>
                              </w:rPrChange>
                            </w:rPr>
                          </w:pPr>
                          <w:r>
                            <w:rPr>
                              <w:b/>
                              <w:sz w:val="36"/>
                              <w:szCs w:val="36"/>
                              <w:lang w:val="en-GB"/>
                            </w:rPr>
                            <w:t>D</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ins>
      <w:r w:rsidR="00995E41">
        <w:rPr>
          <w:noProof/>
        </w:rPr>
        <w:drawing>
          <wp:inline distT="0" distB="0" distL="0" distR="0" wp14:anchorId="3F5C42FC" wp14:editId="59C1D9A1">
            <wp:extent cx="3314700" cy="2209800"/>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17573" cy="2211715"/>
                    </a:xfrm>
                    <a:prstGeom prst="rect">
                      <a:avLst/>
                    </a:prstGeom>
                    <a:noFill/>
                    <a:ln>
                      <a:noFill/>
                    </a:ln>
                  </pic:spPr>
                </pic:pic>
              </a:graphicData>
            </a:graphic>
          </wp:inline>
        </w:drawing>
      </w:r>
    </w:p>
    <w:p w14:paraId="0A0980C0" w14:textId="0D7D498B" w:rsidR="003A53A4" w:rsidRPr="000F2C61" w:rsidRDefault="00D36034" w:rsidP="003A53A4">
      <w:pPr>
        <w:pStyle w:val="Caption"/>
        <w:rPr>
          <w:lang w:val="en-GB"/>
        </w:rPr>
      </w:pPr>
      <w:r w:rsidRPr="00D36034">
        <w:rPr>
          <w:lang w:val="en-GB"/>
        </w:rPr>
        <w:t xml:space="preserve">Figure </w:t>
      </w:r>
      <w:r w:rsidR="004C6D0C" w:rsidRPr="004C6D0C">
        <w:rPr>
          <w:lang w:val="en-GB"/>
        </w:rPr>
        <w:t>8</w:t>
      </w:r>
      <w:r w:rsidRPr="00D36034">
        <w:rPr>
          <w:lang w:val="en-GB"/>
        </w:rPr>
        <w:t xml:space="preserve">: </w:t>
      </w:r>
      <w:del w:id="161" w:author="Wetstein, S.C." w:date="2019-06-12T12:04:00Z">
        <w:r w:rsidDel="00DF1968">
          <w:rPr>
            <w:lang w:val="en-GB"/>
          </w:rPr>
          <w:delText xml:space="preserve">A: </w:delText>
        </w:r>
      </w:del>
      <w:r w:rsidRPr="000F2C61">
        <w:rPr>
          <w:lang w:val="en-GB"/>
        </w:rPr>
        <w:t xml:space="preserve">The </w:t>
      </w:r>
      <w:ins w:id="162" w:author="Wetstein, S.C." w:date="2019-06-12T12:06:00Z">
        <w:r w:rsidR="00DC3E81">
          <w:rPr>
            <w:lang w:val="en-GB"/>
          </w:rPr>
          <w:t xml:space="preserve">cancer cellularity </w:t>
        </w:r>
      </w:ins>
      <w:r w:rsidRPr="000F2C61">
        <w:rPr>
          <w:lang w:val="en-GB"/>
        </w:rPr>
        <w:t>prediction</w:t>
      </w:r>
      <w:ins w:id="163" w:author="Wetstein, S.C." w:date="2019-06-12T12:04:00Z">
        <w:r w:rsidR="00DF1968">
          <w:rPr>
            <w:lang w:val="en-GB"/>
          </w:rPr>
          <w:t>s</w:t>
        </w:r>
      </w:ins>
      <w:r w:rsidRPr="000F2C61">
        <w:rPr>
          <w:lang w:val="en-GB"/>
        </w:rPr>
        <w:t xml:space="preserve"> of the Xception</w:t>
      </w:r>
      <w:ins w:id="164" w:author="Wetstein, S.C." w:date="2019-06-12T12:04:00Z">
        <w:r w:rsidR="00DF1968">
          <w:rPr>
            <w:lang w:val="en-GB"/>
          </w:rPr>
          <w:t xml:space="preserve"> (</w:t>
        </w:r>
        <w:r w:rsidR="00DF1968" w:rsidRPr="00DC3E81">
          <w:rPr>
            <w:b/>
            <w:lang w:val="en-GB"/>
            <w:rPrChange w:id="165" w:author="Wetstein, S.C." w:date="2019-06-12T12:05:00Z">
              <w:rPr>
                <w:lang w:val="en-GB"/>
              </w:rPr>
            </w:rPrChange>
          </w:rPr>
          <w:t>A</w:t>
        </w:r>
        <w:r w:rsidR="00DF1968">
          <w:rPr>
            <w:lang w:val="en-GB"/>
          </w:rPr>
          <w:t>), VGG19 (</w:t>
        </w:r>
        <w:r w:rsidR="00DF1968" w:rsidRPr="00DC3E81">
          <w:rPr>
            <w:b/>
            <w:lang w:val="en-GB"/>
            <w:rPrChange w:id="166" w:author="Wetstein, S.C." w:date="2019-06-12T12:05:00Z">
              <w:rPr>
                <w:lang w:val="en-GB"/>
              </w:rPr>
            </w:rPrChange>
          </w:rPr>
          <w:t>B</w:t>
        </w:r>
        <w:r w:rsidR="00DF1968">
          <w:rPr>
            <w:lang w:val="en-GB"/>
          </w:rPr>
          <w:t>), InceptionV3 (</w:t>
        </w:r>
        <w:r w:rsidR="00DF1968" w:rsidRPr="00DC3E81">
          <w:rPr>
            <w:b/>
            <w:lang w:val="en-GB"/>
            <w:rPrChange w:id="167" w:author="Wetstein, S.C." w:date="2019-06-12T12:05:00Z">
              <w:rPr>
                <w:lang w:val="en-GB"/>
              </w:rPr>
            </w:rPrChange>
          </w:rPr>
          <w:t>C</w:t>
        </w:r>
        <w:r w:rsidR="00DF1968">
          <w:rPr>
            <w:lang w:val="en-GB"/>
          </w:rPr>
          <w:t xml:space="preserve">) and </w:t>
        </w:r>
        <w:proofErr w:type="spellStart"/>
        <w:r w:rsidR="00DF1968">
          <w:rPr>
            <w:lang w:val="en-GB"/>
          </w:rPr>
          <w:t>ResNet</w:t>
        </w:r>
        <w:proofErr w:type="spellEnd"/>
        <w:r w:rsidR="00DF1968">
          <w:rPr>
            <w:lang w:val="en-GB"/>
          </w:rPr>
          <w:t xml:space="preserve"> (</w:t>
        </w:r>
        <w:r w:rsidR="00DF1968" w:rsidRPr="00DC3E81">
          <w:rPr>
            <w:b/>
            <w:lang w:val="en-GB"/>
            <w:rPrChange w:id="168" w:author="Wetstein, S.C." w:date="2019-06-12T12:05:00Z">
              <w:rPr>
                <w:lang w:val="en-GB"/>
              </w:rPr>
            </w:rPrChange>
          </w:rPr>
          <w:t>D</w:t>
        </w:r>
        <w:r w:rsidR="00DF1968">
          <w:rPr>
            <w:lang w:val="en-GB"/>
          </w:rPr>
          <w:t>)</w:t>
        </w:r>
      </w:ins>
      <w:r w:rsidRPr="000F2C61">
        <w:rPr>
          <w:lang w:val="en-GB"/>
        </w:rPr>
        <w:t xml:space="preserve"> </w:t>
      </w:r>
      <w:del w:id="169" w:author="Wetstein, S.C." w:date="2019-06-12T12:04:00Z">
        <w:r w:rsidRPr="000F2C61" w:rsidDel="00DF1968">
          <w:rPr>
            <w:lang w:val="en-GB"/>
          </w:rPr>
          <w:delText>4</w:delText>
        </w:r>
      </w:del>
      <w:r w:rsidRPr="000F2C61">
        <w:rPr>
          <w:lang w:val="en-GB"/>
        </w:rPr>
        <w:t xml:space="preserve"> model</w:t>
      </w:r>
      <w:ins w:id="170" w:author="Wetstein, S.C." w:date="2019-06-12T12:04:00Z">
        <w:r w:rsidR="00DF1968">
          <w:rPr>
            <w:lang w:val="en-GB"/>
          </w:rPr>
          <w:t>s</w:t>
        </w:r>
      </w:ins>
      <w:r w:rsidRPr="000F2C61">
        <w:rPr>
          <w:lang w:val="en-GB"/>
        </w:rPr>
        <w:t xml:space="preserve"> plotted against the ground truth </w:t>
      </w:r>
      <w:ins w:id="171" w:author="Wetstein, S.C." w:date="2019-06-12T12:06:00Z">
        <w:r w:rsidR="00DC3E81">
          <w:rPr>
            <w:lang w:val="en-GB"/>
          </w:rPr>
          <w:t xml:space="preserve">cellularity </w:t>
        </w:r>
      </w:ins>
      <w:r w:rsidRPr="000F2C61">
        <w:rPr>
          <w:lang w:val="en-GB"/>
        </w:rPr>
        <w:t>of the test dataset.</w:t>
      </w:r>
      <w:r>
        <w:rPr>
          <w:lang w:val="en-GB"/>
        </w:rPr>
        <w:t xml:space="preserve"> </w:t>
      </w:r>
      <w:moveToRangeStart w:id="172" w:author="Wetstein, S.C." w:date="2019-06-12T12:05:00Z" w:name="move11233551"/>
      <w:moveTo w:id="173" w:author="Wetstein, S.C." w:date="2019-06-12T12:05:00Z">
        <w:r w:rsidR="00DC3E81">
          <w:rPr>
            <w:lang w:val="en-GB"/>
          </w:rPr>
          <w:t>The blue line is where the dots should fall if the predictions were completely accurate</w:t>
        </w:r>
        <w:r w:rsidR="00DC3E81" w:rsidRPr="000F2C61">
          <w:rPr>
            <w:lang w:val="en-GB"/>
          </w:rPr>
          <w:t>.</w:t>
        </w:r>
      </w:moveTo>
      <w:moveToRangeEnd w:id="172"/>
      <w:r>
        <w:rPr>
          <w:lang w:val="en-GB"/>
        </w:rPr>
        <w:br/>
      </w:r>
      <w:del w:id="174" w:author="Wetstein, S.C." w:date="2019-06-12T12:05:00Z">
        <w:r w:rsidDel="00DF1968">
          <w:rPr>
            <w:lang w:val="en-GB"/>
          </w:rPr>
          <w:delText xml:space="preserve">B: </w:delText>
        </w:r>
        <w:r w:rsidRPr="000F2C61" w:rsidDel="00DF1968">
          <w:rPr>
            <w:lang w:val="en-GB"/>
          </w:rPr>
          <w:delText>The prediction of the VGG19 4 model plotted against the ground truth of the test dataset.</w:delText>
        </w:r>
        <w:r w:rsidDel="00DF1968">
          <w:rPr>
            <w:lang w:val="en-GB"/>
          </w:rPr>
          <w:br/>
          <w:delText xml:space="preserve">C: </w:delText>
        </w:r>
        <w:r w:rsidRPr="000F2C61" w:rsidDel="00DF1968">
          <w:rPr>
            <w:lang w:val="en-GB"/>
          </w:rPr>
          <w:delText xml:space="preserve">The prediction of the </w:delText>
        </w:r>
        <w:r w:rsidDel="00DF1968">
          <w:rPr>
            <w:lang w:val="en-GB"/>
          </w:rPr>
          <w:delText>InceptionV3</w:delText>
        </w:r>
        <w:r w:rsidRPr="000F2C61" w:rsidDel="00DF1968">
          <w:rPr>
            <w:lang w:val="en-GB"/>
          </w:rPr>
          <w:delText xml:space="preserve"> 4 model plotted against the ground truth of the test dataset.</w:delText>
        </w:r>
        <w:r w:rsidDel="00DF1968">
          <w:rPr>
            <w:lang w:val="en-GB"/>
          </w:rPr>
          <w:delText xml:space="preserve"> </w:delText>
        </w:r>
        <w:r w:rsidDel="00DF1968">
          <w:rPr>
            <w:lang w:val="en-GB"/>
          </w:rPr>
          <w:br/>
          <w:delText xml:space="preserve">D: </w:delText>
        </w:r>
        <w:r w:rsidRPr="000F2C61" w:rsidDel="00DF1968">
          <w:rPr>
            <w:lang w:val="en-GB"/>
          </w:rPr>
          <w:delText xml:space="preserve">The prediction of the </w:delText>
        </w:r>
        <w:r w:rsidDel="00DF1968">
          <w:rPr>
            <w:lang w:val="en-GB"/>
          </w:rPr>
          <w:delText>ResNe50</w:delText>
        </w:r>
        <w:r w:rsidRPr="000F2C61" w:rsidDel="00DF1968">
          <w:rPr>
            <w:lang w:val="en-GB"/>
          </w:rPr>
          <w:delText xml:space="preserve"> 4 model plotted against the ground truth of the test dataset.</w:delText>
        </w:r>
        <w:r w:rsidDel="00DF1968">
          <w:rPr>
            <w:lang w:val="en-GB"/>
          </w:rPr>
          <w:br/>
        </w:r>
      </w:del>
      <w:moveFromRangeStart w:id="175" w:author="Wetstein, S.C." w:date="2019-06-12T12:05:00Z" w:name="move11233551"/>
      <w:moveFrom w:id="176" w:author="Wetstein, S.C." w:date="2019-06-12T12:05:00Z">
        <w:r w:rsidDel="00DC3E81">
          <w:rPr>
            <w:lang w:val="en-GB"/>
          </w:rPr>
          <w:t>The blue line is where the dots should fall if the predictions were completely accurate</w:t>
        </w:r>
        <w:r w:rsidR="00456038" w:rsidRPr="000F2C61" w:rsidDel="00DC3E81">
          <w:rPr>
            <w:lang w:val="en-GB"/>
          </w:rPr>
          <w:t>.</w:t>
        </w:r>
      </w:moveFrom>
      <w:moveFromRangeEnd w:id="175"/>
    </w:p>
    <w:p w14:paraId="299D08F6" w14:textId="77777777" w:rsidR="003A53A4" w:rsidRPr="000F2C61" w:rsidRDefault="003A53A4" w:rsidP="003A53A4">
      <w:pPr>
        <w:pStyle w:val="Heading1"/>
        <w:rPr>
          <w:lang w:val="en-GB"/>
        </w:rPr>
      </w:pPr>
      <w:commentRangeStart w:id="177"/>
      <w:r w:rsidRPr="000F2C61">
        <w:rPr>
          <w:lang w:val="en-GB"/>
        </w:rPr>
        <w:lastRenderedPageBreak/>
        <w:t>Discussion and Conclusion</w:t>
      </w:r>
      <w:commentRangeEnd w:id="177"/>
      <w:r w:rsidR="00A72AC6">
        <w:rPr>
          <w:rStyle w:val="CommentReference"/>
          <w:rFonts w:asciiTheme="minorHAnsi" w:eastAsiaTheme="minorHAnsi" w:hAnsiTheme="minorHAnsi" w:cstheme="minorBidi"/>
          <w:smallCaps w:val="0"/>
          <w:noProof w:val="0"/>
          <w:lang w:val="nl-NL"/>
        </w:rPr>
        <w:commentReference w:id="177"/>
      </w:r>
    </w:p>
    <w:p w14:paraId="59B15790" w14:textId="28AED615" w:rsidR="00397E3A" w:rsidRDefault="003A53A4" w:rsidP="00680ABC">
      <w:pPr>
        <w:ind w:firstLine="36pt"/>
        <w:jc w:val="both"/>
        <w:rPr>
          <w:lang w:val="en-GB"/>
        </w:rPr>
      </w:pPr>
      <w:r w:rsidRPr="000F2C61">
        <w:rPr>
          <w:lang w:val="en-GB"/>
        </w:rPr>
        <w:t xml:space="preserve">As expected, the networks with a better performance on the ImageNet dataset scored better in </w:t>
      </w:r>
      <w:proofErr w:type="gramStart"/>
      <w:r w:rsidRPr="000F2C61">
        <w:rPr>
          <w:lang w:val="en-GB"/>
        </w:rPr>
        <w:t>the majority of</w:t>
      </w:r>
      <w:proofErr w:type="gramEnd"/>
      <w:r w:rsidRPr="000F2C61">
        <w:rPr>
          <w:lang w:val="en-GB"/>
        </w:rPr>
        <w:t xml:space="preserve"> metrics. However, it is surprising that Xception</w:t>
      </w:r>
      <w:r w:rsidR="004B4F9E">
        <w:rPr>
          <w:lang w:val="en-GB"/>
        </w:rPr>
        <w:t>,</w:t>
      </w:r>
      <w:r w:rsidRPr="000F2C61">
        <w:rPr>
          <w:lang w:val="en-GB"/>
        </w:rPr>
        <w:t xml:space="preserve"> which performed best in </w:t>
      </w:r>
      <w:del w:id="178" w:author="Suzanne Wetstein" w:date="2019-06-07T17:50:00Z">
        <w:r w:rsidRPr="000F2C61" w:rsidDel="00A72AC6">
          <w:rPr>
            <w:lang w:val="en-GB"/>
          </w:rPr>
          <w:delText xml:space="preserve">the </w:delText>
        </w:r>
      </w:del>
      <w:r w:rsidRPr="000F2C61">
        <w:rPr>
          <w:lang w:val="en-GB"/>
        </w:rPr>
        <w:t>most metrics</w:t>
      </w:r>
      <w:r w:rsidR="004B4F9E">
        <w:rPr>
          <w:lang w:val="en-GB"/>
        </w:rPr>
        <w:t>,</w:t>
      </w:r>
      <w:r w:rsidRPr="000F2C61">
        <w:rPr>
          <w:lang w:val="en-GB"/>
        </w:rPr>
        <w:t xml:space="preserve"> had the highest mean square</w:t>
      </w:r>
      <w:ins w:id="179" w:author="Suzanne Wetstein" w:date="2019-06-07T17:50:00Z">
        <w:r w:rsidR="00A72AC6">
          <w:rPr>
            <w:lang w:val="en-GB"/>
          </w:rPr>
          <w:t>d</w:t>
        </w:r>
      </w:ins>
      <w:r w:rsidRPr="000F2C61">
        <w:rPr>
          <w:lang w:val="en-GB"/>
        </w:rPr>
        <w:t xml:space="preserve"> error. As the other metrics all look at statistical correlation and not direct accuracy, this </w:t>
      </w:r>
      <w:del w:id="180" w:author="Wetstein, S.C." w:date="2019-06-12T12:08:00Z">
        <w:r w:rsidRPr="000F2C61" w:rsidDel="00DC3E81">
          <w:rPr>
            <w:lang w:val="en-GB"/>
          </w:rPr>
          <w:delText xml:space="preserve">must </w:delText>
        </w:r>
      </w:del>
      <w:r w:rsidRPr="000F2C61">
        <w:rPr>
          <w:lang w:val="en-GB"/>
        </w:rPr>
        <w:t>mean</w:t>
      </w:r>
      <w:ins w:id="181" w:author="Wetstein, S.C." w:date="2019-06-12T12:08:00Z">
        <w:r w:rsidR="00DC3E81">
          <w:rPr>
            <w:lang w:val="en-GB"/>
          </w:rPr>
          <w:t>s</w:t>
        </w:r>
      </w:ins>
      <w:r w:rsidRPr="000F2C61">
        <w:rPr>
          <w:lang w:val="en-GB"/>
        </w:rPr>
        <w:t xml:space="preserve"> that Xception was better at correctly predicting the relative ranking of patch </w:t>
      </w:r>
      <w:proofErr w:type="gramStart"/>
      <w:r w:rsidRPr="000F2C61">
        <w:rPr>
          <w:lang w:val="en-GB"/>
        </w:rPr>
        <w:t>cellularities, but</w:t>
      </w:r>
      <w:proofErr w:type="gramEnd"/>
      <w:r w:rsidRPr="000F2C61">
        <w:rPr>
          <w:lang w:val="en-GB"/>
        </w:rPr>
        <w:t xml:space="preserve"> was worse at predicting their exact values.</w:t>
      </w:r>
      <w:r>
        <w:rPr>
          <w:lang w:val="en-GB"/>
        </w:rPr>
        <w:t xml:space="preserve"> This behaviour was indeed seen in </w:t>
      </w:r>
      <w:r w:rsidR="004B4F9E">
        <w:rPr>
          <w:lang w:val="en-GB"/>
        </w:rPr>
        <w:t>Figur</w:t>
      </w:r>
      <w:commentRangeStart w:id="182"/>
      <w:r w:rsidR="004B4F9E">
        <w:rPr>
          <w:lang w:val="en-GB"/>
        </w:rPr>
        <w:t xml:space="preserve">e </w:t>
      </w:r>
      <w:ins w:id="183" w:author="Bunk, S.A.O." w:date="2019-06-12T12:52:00Z">
        <w:r w:rsidR="00DC35A6">
          <w:rPr>
            <w:lang w:val="en-GB"/>
          </w:rPr>
          <w:t>8</w:t>
        </w:r>
      </w:ins>
      <w:del w:id="184" w:author="Bunk, S.A.O." w:date="2019-06-12T12:52:00Z">
        <w:r w:rsidR="004B4F9E" w:rsidDel="00DC35A6">
          <w:rPr>
            <w:lang w:val="en-GB"/>
          </w:rPr>
          <w:delText>3</w:delText>
        </w:r>
      </w:del>
      <w:r w:rsidR="00D17C72">
        <w:rPr>
          <w:lang w:val="en-GB"/>
        </w:rPr>
        <w:t xml:space="preserve"> A</w:t>
      </w:r>
      <w:del w:id="185" w:author="Wetstein, S.C." w:date="2019-06-12T12:10:00Z">
        <w:r w:rsidR="00D17C72" w:rsidDel="00DC3E81">
          <w:rPr>
            <w:lang w:val="en-GB"/>
          </w:rPr>
          <w:delText xml:space="preserve"> and B</w:delText>
        </w:r>
        <w:commentRangeEnd w:id="182"/>
        <w:r w:rsidR="00DC3E81" w:rsidDel="00DC3E81">
          <w:rPr>
            <w:rStyle w:val="CommentReference"/>
            <w:rFonts w:asciiTheme="minorHAnsi" w:eastAsiaTheme="minorHAnsi" w:hAnsiTheme="minorHAnsi" w:cstheme="minorBidi"/>
            <w:lang w:val="nl-NL"/>
          </w:rPr>
          <w:commentReference w:id="182"/>
        </w:r>
      </w:del>
      <w:r w:rsidR="004B4F9E">
        <w:rPr>
          <w:lang w:val="en-GB"/>
        </w:rPr>
        <w:t>,</w:t>
      </w:r>
      <w:r>
        <w:rPr>
          <w:lang w:val="en-GB"/>
        </w:rPr>
        <w:t xml:space="preserve"> where </w:t>
      </w:r>
      <w:del w:id="186" w:author="Wetstein, S.C." w:date="2019-06-12T12:10:00Z">
        <w:r w:rsidDel="00DC3E81">
          <w:rPr>
            <w:lang w:val="en-GB"/>
          </w:rPr>
          <w:delText xml:space="preserve">Xception </w:delText>
        </w:r>
      </w:del>
      <w:del w:id="187" w:author="Wetstein, S.C." w:date="2019-06-12T12:09:00Z">
        <w:r w:rsidR="00F51154" w:rsidDel="00DC3E81">
          <w:rPr>
            <w:lang w:val="en-GB"/>
          </w:rPr>
          <w:delText>predicted</w:delText>
        </w:r>
      </w:del>
      <w:del w:id="188" w:author="Wetstein, S.C." w:date="2019-06-12T12:10:00Z">
        <w:r w:rsidR="00F51154" w:rsidDel="00DC3E81">
          <w:rPr>
            <w:lang w:val="en-GB"/>
          </w:rPr>
          <w:delText xml:space="preserve"> </w:delText>
        </w:r>
      </w:del>
      <w:del w:id="189" w:author="Wetstein, S.C." w:date="2019-06-12T12:09:00Z">
        <w:r w:rsidR="00F51154" w:rsidDel="00DC3E81">
          <w:rPr>
            <w:lang w:val="en-GB"/>
          </w:rPr>
          <w:delText xml:space="preserve">fewer </w:delText>
        </w:r>
      </w:del>
      <w:del w:id="190" w:author="Wetstein, S.C." w:date="2019-06-12T12:10:00Z">
        <w:r w:rsidR="00F51154" w:rsidDel="00DC3E81">
          <w:rPr>
            <w:lang w:val="en-GB"/>
          </w:rPr>
          <w:delText>cellularities lower than the associated ground truth value than VGG19 did</w:delText>
        </w:r>
        <w:r w:rsidDel="00DC3E81">
          <w:rPr>
            <w:lang w:val="en-GB"/>
          </w:rPr>
          <w:delText>. The</w:delText>
        </w:r>
      </w:del>
      <w:ins w:id="191" w:author="Wetstein, S.C." w:date="2019-06-12T12:10:00Z">
        <w:r w:rsidR="00DC3E81">
          <w:rPr>
            <w:lang w:val="en-GB"/>
          </w:rPr>
          <w:t>the</w:t>
        </w:r>
      </w:ins>
      <w:r>
        <w:rPr>
          <w:lang w:val="en-GB"/>
        </w:rPr>
        <w:t xml:space="preserve"> cellularity values predicted by Xception were </w:t>
      </w:r>
      <w:del w:id="192" w:author="Wetstein, S.C." w:date="2019-06-12T12:10:00Z">
        <w:r w:rsidDel="00DC3E81">
          <w:rPr>
            <w:lang w:val="en-GB"/>
          </w:rPr>
          <w:delText xml:space="preserve">however </w:delText>
        </w:r>
      </w:del>
      <w:r>
        <w:rPr>
          <w:lang w:val="en-GB"/>
        </w:rPr>
        <w:t>usually higher than their ground truth counterparts.</w:t>
      </w:r>
    </w:p>
    <w:p w14:paraId="20BFE521" w14:textId="7CC5DFC0" w:rsidR="00FD6E08" w:rsidRDefault="00FD6E08" w:rsidP="00680ABC">
      <w:pPr>
        <w:ind w:firstLine="36pt"/>
        <w:jc w:val="both"/>
        <w:rPr>
          <w:lang w:val="en-GB"/>
        </w:rPr>
      </w:pPr>
    </w:p>
    <w:p w14:paraId="4E25D4DE" w14:textId="6A8BD0D7" w:rsidR="00FD6E08" w:rsidRDefault="00FD6E08" w:rsidP="00680ABC">
      <w:pPr>
        <w:ind w:firstLine="36pt"/>
        <w:jc w:val="both"/>
        <w:rPr>
          <w:lang w:val="en-GB"/>
        </w:rPr>
      </w:pPr>
      <w:proofErr w:type="spellStart"/>
      <w:r>
        <w:rPr>
          <w:lang w:val="en-GB"/>
        </w:rPr>
        <w:t>Xception’s</w:t>
      </w:r>
      <w:proofErr w:type="spellEnd"/>
      <w:r>
        <w:rPr>
          <w:lang w:val="en-GB"/>
        </w:rPr>
        <w:t xml:space="preserve"> </w:t>
      </w:r>
      <w:del w:id="193" w:author="Wetstein, S.C." w:date="2019-06-12T12:10:00Z">
        <w:r w:rsidDel="00DC3E81">
          <w:rPr>
            <w:lang w:val="en-GB"/>
          </w:rPr>
          <w:delText xml:space="preserve">high </w:delText>
        </w:r>
      </w:del>
      <w:ins w:id="194" w:author="Wetstein, S.C." w:date="2019-06-12T12:10:00Z">
        <w:r w:rsidR="00DC3E81">
          <w:rPr>
            <w:lang w:val="en-GB"/>
          </w:rPr>
          <w:t xml:space="preserve">good </w:t>
        </w:r>
      </w:ins>
      <w:r>
        <w:rPr>
          <w:lang w:val="en-GB"/>
        </w:rPr>
        <w:t xml:space="preserve">performance is likely due to its application of </w:t>
      </w:r>
      <w:r w:rsidR="001C61FF">
        <w:rPr>
          <w:lang w:val="en-GB"/>
        </w:rPr>
        <w:t>depthwise separable convolution</w:t>
      </w:r>
      <w:r w:rsidR="001545A7">
        <w:rPr>
          <w:lang w:val="en-GB"/>
        </w:rPr>
        <w:t xml:space="preserve">. As Xception is based </w:t>
      </w:r>
      <w:proofErr w:type="gramStart"/>
      <w:r w:rsidR="001545A7">
        <w:rPr>
          <w:lang w:val="en-GB"/>
        </w:rPr>
        <w:t>off of</w:t>
      </w:r>
      <w:proofErr w:type="gramEnd"/>
      <w:r w:rsidR="001545A7">
        <w:rPr>
          <w:lang w:val="en-GB"/>
        </w:rPr>
        <w:t xml:space="preserve"> InceptionV3, with the </w:t>
      </w:r>
      <w:r w:rsidR="00850D08">
        <w:rPr>
          <w:lang w:val="en-GB"/>
        </w:rPr>
        <w:t>replacement of the Inception modules with depthwise separable convolutional layers</w:t>
      </w:r>
      <w:r w:rsidR="00485488">
        <w:rPr>
          <w:lang w:val="en-GB"/>
        </w:rPr>
        <w:t xml:space="preserve"> being the </w:t>
      </w:r>
      <w:r w:rsidR="00DD4178">
        <w:rPr>
          <w:lang w:val="en-GB"/>
        </w:rPr>
        <w:t xml:space="preserve">only </w:t>
      </w:r>
      <w:r w:rsidR="00485488">
        <w:rPr>
          <w:lang w:val="en-GB"/>
        </w:rPr>
        <w:t>major difference</w:t>
      </w:r>
      <w:r w:rsidR="00DD4178">
        <w:rPr>
          <w:lang w:val="en-GB"/>
        </w:rPr>
        <w:t>.</w:t>
      </w:r>
      <w:r w:rsidR="00260EF8">
        <w:rPr>
          <w:lang w:val="en-GB"/>
        </w:rPr>
        <w:t xml:space="preserve"> The higher performance of Xception as compared to InceptionV3 is a major indication for this assessment to be true.</w:t>
      </w:r>
    </w:p>
    <w:p w14:paraId="3304557A" w14:textId="484FEC88" w:rsidR="00A4011A" w:rsidRDefault="00A4011A" w:rsidP="00680ABC">
      <w:pPr>
        <w:ind w:firstLine="36pt"/>
        <w:jc w:val="both"/>
        <w:rPr>
          <w:lang w:val="en-GB"/>
        </w:rPr>
      </w:pPr>
    </w:p>
    <w:p w14:paraId="3D31F4A0" w14:textId="24DF171B" w:rsidR="00A4011A" w:rsidRDefault="00277E00" w:rsidP="00680ABC">
      <w:pPr>
        <w:ind w:firstLine="36pt"/>
        <w:jc w:val="both"/>
        <w:rPr>
          <w:lang w:val="en-GB"/>
        </w:rPr>
      </w:pPr>
      <w:r>
        <w:rPr>
          <w:lang w:val="en-GB"/>
        </w:rPr>
        <w:t>From these results it becomes clear that the choice of metric with which to rank the performance</w:t>
      </w:r>
      <w:r w:rsidR="00107FFA">
        <w:rPr>
          <w:lang w:val="en-GB"/>
        </w:rPr>
        <w:t xml:space="preserve"> of neural networks should be tailored to the desired application</w:t>
      </w:r>
      <w:r w:rsidR="003B4C1C">
        <w:rPr>
          <w:lang w:val="en-GB"/>
        </w:rPr>
        <w:t>. If the goal is to</w:t>
      </w:r>
      <w:r w:rsidR="00DC2D78">
        <w:rPr>
          <w:lang w:val="en-GB"/>
        </w:rPr>
        <w:t xml:space="preserve"> rank the cellularities of different patches, utilizing </w:t>
      </w:r>
      <w:r w:rsidR="00C66044">
        <w:rPr>
          <w:lang w:val="en-GB"/>
        </w:rPr>
        <w:t xml:space="preserve">metrics such as the prediction probability </w:t>
      </w:r>
      <w:r w:rsidR="00FF368C">
        <w:rPr>
          <w:lang w:val="en-GB"/>
        </w:rPr>
        <w:t>to grade the performance makes the most sense. However, if exact cellularity scores are required</w:t>
      </w:r>
      <w:r w:rsidR="004B0564">
        <w:rPr>
          <w:lang w:val="en-GB"/>
        </w:rPr>
        <w:t>, utilizing a metric which grades networks on how close they come to the ground truth value</w:t>
      </w:r>
      <w:r w:rsidR="00115FB0">
        <w:rPr>
          <w:lang w:val="en-GB"/>
        </w:rPr>
        <w:t xml:space="preserve"> would be the preferred option.</w:t>
      </w:r>
    </w:p>
    <w:p w14:paraId="1D862D3E" w14:textId="3F827379" w:rsidR="00CB2F48" w:rsidRDefault="00CB2F48" w:rsidP="00680ABC">
      <w:pPr>
        <w:ind w:firstLine="36pt"/>
        <w:jc w:val="both"/>
        <w:rPr>
          <w:lang w:val="en-GB"/>
        </w:rPr>
      </w:pPr>
    </w:p>
    <w:p w14:paraId="0A94BB88" w14:textId="070E9E44" w:rsidR="00CB2F48" w:rsidRDefault="0080488E" w:rsidP="00680ABC">
      <w:pPr>
        <w:ind w:firstLine="36pt"/>
        <w:jc w:val="both"/>
        <w:rPr>
          <w:lang w:val="en-GB"/>
        </w:rPr>
      </w:pPr>
      <w:r>
        <w:rPr>
          <w:lang w:val="en-GB"/>
        </w:rPr>
        <w:t>ResNet50 didn’t score well</w:t>
      </w:r>
      <w:del w:id="195" w:author="Wetstein, S.C." w:date="2019-06-12T11:59:00Z">
        <w:r w:rsidDel="00DF1968">
          <w:rPr>
            <w:lang w:val="en-GB"/>
          </w:rPr>
          <w:delText>ter</w:delText>
        </w:r>
      </w:del>
      <w:ins w:id="196" w:author="Wetstein, S.C." w:date="2019-06-12T11:59:00Z">
        <w:r>
          <w:rPr>
            <w:lang w:val="en-GB"/>
          </w:rPr>
          <w:t xml:space="preserve"> </w:t>
        </w:r>
      </w:ins>
      <w:r>
        <w:rPr>
          <w:lang w:val="en-GB"/>
        </w:rPr>
        <w:t>in any metric because of its</w:t>
      </w:r>
      <w:del w:id="197" w:author="Wetstein, S.C." w:date="2019-06-12T11:59:00Z">
        <w:r w:rsidDel="00DF1968">
          <w:rPr>
            <w:lang w:val="en-GB"/>
          </w:rPr>
          <w:delText xml:space="preserve"> terribly</w:delText>
        </w:r>
      </w:del>
      <w:r>
        <w:rPr>
          <w:lang w:val="en-GB"/>
        </w:rPr>
        <w:t xml:space="preserve"> inaccurate predictions, as can be seen in Figure 8 D.</w:t>
      </w:r>
      <w:r w:rsidR="00B25C34">
        <w:rPr>
          <w:lang w:val="en-GB"/>
        </w:rPr>
        <w:t xml:space="preserve"> It can also be inferred from the fact that the standard deviations of its prediction means are almost equal to or higher than the prediction means themselves.</w:t>
      </w:r>
      <w:r>
        <w:rPr>
          <w:lang w:val="en-GB"/>
        </w:rPr>
        <w:t xml:space="preserve"> </w:t>
      </w:r>
      <w:r w:rsidR="00364430">
        <w:rPr>
          <w:lang w:val="en-GB"/>
        </w:rPr>
        <w:t xml:space="preserve">The reasons for ResNet50’s </w:t>
      </w:r>
      <w:del w:id="198" w:author="Wetstein, S.C." w:date="2019-06-12T12:11:00Z">
        <w:r w:rsidR="00364430" w:rsidDel="00DC3E81">
          <w:rPr>
            <w:lang w:val="en-GB"/>
          </w:rPr>
          <w:delText xml:space="preserve">terrible </w:delText>
        </w:r>
      </w:del>
      <w:ins w:id="199" w:author="Wetstein, S.C." w:date="2019-06-12T12:11:00Z">
        <w:r w:rsidR="00DC3E81">
          <w:rPr>
            <w:lang w:val="en-GB"/>
          </w:rPr>
          <w:t xml:space="preserve">bad </w:t>
        </w:r>
      </w:ins>
      <w:r w:rsidR="00364430">
        <w:rPr>
          <w:lang w:val="en-GB"/>
        </w:rPr>
        <w:t>performance on this data</w:t>
      </w:r>
      <w:r w:rsidR="00901780">
        <w:rPr>
          <w:lang w:val="en-GB"/>
        </w:rPr>
        <w:t xml:space="preserve"> isn’t entirely understood. Different training runs produced vastly different </w:t>
      </w:r>
      <w:r w:rsidR="005811C7">
        <w:rPr>
          <w:lang w:val="en-GB"/>
        </w:rPr>
        <w:t>predictions</w:t>
      </w:r>
      <w:r w:rsidR="000A4023">
        <w:rPr>
          <w:lang w:val="en-GB"/>
        </w:rPr>
        <w:t xml:space="preserve">, which could mean that the random initialization of parameters has something to </w:t>
      </w:r>
      <w:r w:rsidR="00A00B9B">
        <w:rPr>
          <w:lang w:val="en-GB"/>
        </w:rPr>
        <w:t xml:space="preserve">do with </w:t>
      </w:r>
      <w:del w:id="200" w:author="Wetstein, S.C." w:date="2019-06-12T12:11:00Z">
        <w:r w:rsidR="00A00B9B" w:rsidDel="00DC3E81">
          <w:rPr>
            <w:lang w:val="en-GB"/>
          </w:rPr>
          <w:delText>its terrible performance</w:delText>
        </w:r>
      </w:del>
      <w:ins w:id="201" w:author="Wetstein, S.C." w:date="2019-06-12T12:11:00Z">
        <w:r w:rsidR="00DC3E81">
          <w:rPr>
            <w:lang w:val="en-GB"/>
          </w:rPr>
          <w:t>whether the network training converges or not</w:t>
        </w:r>
      </w:ins>
      <w:r w:rsidR="00A00B9B">
        <w:rPr>
          <w:lang w:val="en-GB"/>
        </w:rPr>
        <w:t>. It could also be that ResNet50’s use of identity mapping</w:t>
      </w:r>
      <w:r w:rsidR="00446C78">
        <w:rPr>
          <w:lang w:val="en-GB"/>
        </w:rPr>
        <w:t xml:space="preserve"> causes trouble when applied to this dataset, as this is the majo</w:t>
      </w:r>
      <w:r w:rsidR="005811C7">
        <w:rPr>
          <w:lang w:val="en-GB"/>
        </w:rPr>
        <w:t>r distinguishing factor between ResNet50 and the other networks.</w:t>
      </w:r>
    </w:p>
    <w:p w14:paraId="435F942F" w14:textId="5FA01D2C" w:rsidR="001D446D" w:rsidRDefault="001D446D" w:rsidP="00680ABC">
      <w:pPr>
        <w:ind w:firstLine="36pt"/>
        <w:jc w:val="both"/>
        <w:rPr>
          <w:lang w:val="en-GB"/>
        </w:rPr>
      </w:pPr>
    </w:p>
    <w:p w14:paraId="48F3EABF" w14:textId="374C0F46" w:rsidR="001D446D" w:rsidRDefault="001D446D" w:rsidP="00680ABC">
      <w:pPr>
        <w:ind w:firstLine="36pt"/>
        <w:jc w:val="both"/>
        <w:rPr>
          <w:lang w:val="en-GB"/>
        </w:rPr>
      </w:pPr>
      <w:commentRangeStart w:id="202"/>
      <w:r>
        <w:rPr>
          <w:lang w:val="en-GB"/>
        </w:rPr>
        <w:t>For future research</w:t>
      </w:r>
      <w:r w:rsidR="00E10BE0">
        <w:rPr>
          <w:lang w:val="en-GB"/>
        </w:rPr>
        <w:t xml:space="preserve"> it could be interesting to not only grade the network’s performance using a </w:t>
      </w:r>
      <w:proofErr w:type="gramStart"/>
      <w:r w:rsidR="00E10BE0">
        <w:rPr>
          <w:lang w:val="en-GB"/>
        </w:rPr>
        <w:t>particular metric</w:t>
      </w:r>
      <w:proofErr w:type="gramEnd"/>
      <w:r w:rsidR="00E10BE0">
        <w:rPr>
          <w:lang w:val="en-GB"/>
        </w:rPr>
        <w:t xml:space="preserve">, but also </w:t>
      </w:r>
      <w:r w:rsidR="009E7CBC">
        <w:rPr>
          <w:lang w:val="en-GB"/>
        </w:rPr>
        <w:t>use that metric as the loss during the training of the network</w:t>
      </w:r>
      <w:r w:rsidR="00EE2CC9">
        <w:rPr>
          <w:lang w:val="en-GB"/>
        </w:rPr>
        <w:t>.</w:t>
      </w:r>
      <w:r w:rsidR="00F376CB">
        <w:rPr>
          <w:lang w:val="en-GB"/>
        </w:rPr>
        <w:t xml:space="preserve"> This network could then be compared to a network trained with a different loss metric</w:t>
      </w:r>
      <w:r w:rsidR="00BD1C8F">
        <w:rPr>
          <w:lang w:val="en-GB"/>
        </w:rPr>
        <w:t xml:space="preserve"> </w:t>
      </w:r>
      <w:r w:rsidR="00453B3A">
        <w:rPr>
          <w:lang w:val="en-GB"/>
        </w:rPr>
        <w:t xml:space="preserve">than the grading metric, </w:t>
      </w:r>
      <w:r w:rsidR="00BD1C8F">
        <w:rPr>
          <w:lang w:val="en-GB"/>
        </w:rPr>
        <w:t>to see how they each perform</w:t>
      </w:r>
      <w:r w:rsidR="00453B3A">
        <w:rPr>
          <w:lang w:val="en-GB"/>
        </w:rPr>
        <w:t xml:space="preserve"> with regards to the metric used to </w:t>
      </w:r>
      <w:proofErr w:type="gramStart"/>
      <w:r w:rsidR="00453B3A">
        <w:rPr>
          <w:lang w:val="en-GB"/>
        </w:rPr>
        <w:t>actually grade</w:t>
      </w:r>
      <w:proofErr w:type="gramEnd"/>
      <w:r w:rsidR="00453B3A">
        <w:rPr>
          <w:lang w:val="en-GB"/>
        </w:rPr>
        <w:t xml:space="preserve"> the network performance.</w:t>
      </w:r>
      <w:commentRangeEnd w:id="202"/>
      <w:r w:rsidR="00B17CDB">
        <w:rPr>
          <w:rStyle w:val="CommentReference"/>
          <w:rFonts w:asciiTheme="minorHAnsi" w:eastAsiaTheme="minorHAnsi" w:hAnsiTheme="minorHAnsi" w:cstheme="minorBidi"/>
          <w:lang w:val="nl-NL"/>
        </w:rPr>
        <w:commentReference w:id="202"/>
      </w:r>
      <w:r w:rsidR="001D0D65">
        <w:rPr>
          <w:lang w:val="en-GB"/>
        </w:rPr>
        <w:t xml:space="preserve"> A requirement for this to be possible is that the</w:t>
      </w:r>
      <w:r w:rsidR="00046AA4">
        <w:rPr>
          <w:lang w:val="en-GB"/>
        </w:rPr>
        <w:t xml:space="preserve"> loss metric is differentiable.</w:t>
      </w:r>
    </w:p>
    <w:p w14:paraId="1A641732" w14:textId="467AAD4E" w:rsidR="00680ABC" w:rsidRDefault="00680ABC" w:rsidP="00680ABC">
      <w:pPr>
        <w:pStyle w:val="Heading5"/>
      </w:pPr>
      <w:r w:rsidRPr="005B520E">
        <w:t>Acknowledgment</w:t>
      </w:r>
    </w:p>
    <w:p w14:paraId="603CDFD7" w14:textId="524E7A12" w:rsidR="00680ABC" w:rsidRPr="004C6D0C" w:rsidRDefault="00680ABC" w:rsidP="004C6D0C">
      <w:pPr>
        <w:pStyle w:val="BodyText"/>
        <w:rPr>
          <w:lang w:val="en-US"/>
        </w:rPr>
      </w:pPr>
      <w:r>
        <w:rPr>
          <w:lang w:val="en-US"/>
        </w:rPr>
        <w:t xml:space="preserve">Thanks go out to </w:t>
      </w:r>
      <w:r w:rsidR="00D4573E">
        <w:rPr>
          <w:lang w:val="en-US"/>
        </w:rPr>
        <w:t xml:space="preserve">S.C. Wetstein </w:t>
      </w:r>
      <w:r w:rsidR="00617522">
        <w:rPr>
          <w:lang w:val="en-US"/>
        </w:rPr>
        <w:t>for providing guidance during the execution of the performed research</w:t>
      </w:r>
      <w:r w:rsidR="00FD0990">
        <w:rPr>
          <w:lang w:val="en-US"/>
        </w:rPr>
        <w:t xml:space="preserve"> and associated writing of the paper.</w:t>
      </w:r>
    </w:p>
    <w:p w14:paraId="55CE5C08" w14:textId="7C2F8BF1" w:rsidR="005852AC" w:rsidRPr="005B520E" w:rsidRDefault="005852AC" w:rsidP="00885D94">
      <w:pPr>
        <w:pStyle w:val="Heading5"/>
      </w:pPr>
      <w:r w:rsidRPr="005B520E">
        <w:t>References</w:t>
      </w:r>
    </w:p>
    <w:p w14:paraId="208B9CB7" w14:textId="77777777" w:rsidR="005852AC" w:rsidRPr="005852AC" w:rsidRDefault="005852AC" w:rsidP="005852AC">
      <w:pPr>
        <w:pStyle w:val="references"/>
        <w:ind w:start="17.70pt" w:hanging="17.70pt"/>
        <w:rPr>
          <w:rStyle w:val="Hyperlink"/>
          <w:color w:val="auto"/>
          <w:u w:val="none"/>
        </w:rPr>
      </w:pPr>
      <w:r w:rsidRPr="000F2C61">
        <w:rPr>
          <w:lang w:val="en-GB"/>
        </w:rPr>
        <w:t xml:space="preserve">American Cancer Society. </w:t>
      </w:r>
      <w:r w:rsidRPr="000F2C61">
        <w:rPr>
          <w:i/>
          <w:lang w:val="en-GB"/>
        </w:rPr>
        <w:t>Breast Cancer Facts &amp; Figures 2017-2018</w:t>
      </w:r>
      <w:r w:rsidRPr="000F2C61">
        <w:rPr>
          <w:lang w:val="en-GB"/>
        </w:rPr>
        <w:t xml:space="preserve">. Retrieved from  </w:t>
      </w:r>
      <w:hyperlink r:id="rId32" w:history="1">
        <w:r w:rsidRPr="000F2C61">
          <w:rPr>
            <w:rStyle w:val="Hyperlink"/>
            <w:lang w:val="en-GB"/>
          </w:rPr>
          <w:t>https://www.cancer.org/content/dam/cancer-</w:t>
        </w:r>
        <w:r w:rsidRPr="000F2C61">
          <w:rPr>
            <w:rStyle w:val="Hyperlink"/>
            <w:lang w:val="en-GB"/>
          </w:rPr>
          <w:t>org/research/cancer-facts-and-statistics/breast-cancer-facts-and-figures/breast-cancer-facts-and-figures-2017-2018.pdf</w:t>
        </w:r>
      </w:hyperlink>
    </w:p>
    <w:p w14:paraId="0BE3674A" w14:textId="77777777" w:rsidR="005852AC" w:rsidRPr="000F2C61" w:rsidRDefault="005852AC" w:rsidP="005852AC">
      <w:pPr>
        <w:pStyle w:val="references"/>
        <w:rPr>
          <w:lang w:val="en-GB"/>
        </w:rPr>
      </w:pPr>
      <w:r w:rsidRPr="000F2C61">
        <w:rPr>
          <w:lang w:val="en-GB"/>
        </w:rPr>
        <w:t>Early Breast Cancer Trialists' Collaborative Group. (2011). Effect of radiotherapy after breast-conserving surgery on 10-year recurrence and 15-year breast cancer death: meta-analysis of individual patient data for 10 801 women in 17 randomised trials. </w:t>
      </w:r>
      <w:r w:rsidRPr="000F2C61">
        <w:rPr>
          <w:i/>
          <w:iCs/>
          <w:lang w:val="en-GB"/>
        </w:rPr>
        <w:t>The Lancet</w:t>
      </w:r>
      <w:r w:rsidRPr="000F2C61">
        <w:rPr>
          <w:lang w:val="en-GB"/>
        </w:rPr>
        <w:t>, </w:t>
      </w:r>
      <w:r w:rsidRPr="000F2C61">
        <w:rPr>
          <w:i/>
          <w:iCs/>
          <w:lang w:val="en-GB"/>
        </w:rPr>
        <w:t>378</w:t>
      </w:r>
      <w:r w:rsidRPr="000F2C61">
        <w:rPr>
          <w:lang w:val="en-GB"/>
        </w:rPr>
        <w:t>(9804), 1707-1716.</w:t>
      </w:r>
    </w:p>
    <w:p w14:paraId="0E3934D1" w14:textId="73465284" w:rsidR="005852AC" w:rsidRPr="000F2C61" w:rsidRDefault="005852AC" w:rsidP="005852AC">
      <w:pPr>
        <w:pStyle w:val="references"/>
        <w:rPr>
          <w:lang w:val="en-GB"/>
        </w:rPr>
      </w:pPr>
      <w:r w:rsidRPr="000F2C61">
        <w:rPr>
          <w:lang w:val="en-GB"/>
        </w:rPr>
        <w:t>Von Minckwitz, G., Untch, M., Blohmer, J. U., Costa, S. D., Eidtmann, H., Fasching, P. A., ... &amp; Jackisch, C. (2012). Definition and impact of pathologic complete response on prognosis after neoadjuvant chemotherapy in various intrinsic breast cancer subtypes. J Clin Oncol, 30(15), 1796-1804.</w:t>
      </w:r>
    </w:p>
    <w:p w14:paraId="47BF0FB3" w14:textId="77777777" w:rsidR="005852AC" w:rsidRPr="000F2C61" w:rsidRDefault="005852AC" w:rsidP="005852AC">
      <w:pPr>
        <w:pStyle w:val="references"/>
        <w:rPr>
          <w:i/>
          <w:lang w:val="en-GB"/>
        </w:rPr>
      </w:pPr>
      <w:r w:rsidRPr="000F2C61">
        <w:rPr>
          <w:lang w:val="en-GB"/>
        </w:rPr>
        <w:t xml:space="preserve">Grand-Challenges. </w:t>
      </w:r>
      <w:r w:rsidRPr="000F2C61">
        <w:rPr>
          <w:i/>
          <w:lang w:val="en-GB"/>
        </w:rPr>
        <w:t xml:space="preserve">SPIE-AAPM-NCI BreastPathQ: Cancer Cellularity Challenge. </w:t>
      </w:r>
      <w:r w:rsidRPr="000F2C61">
        <w:rPr>
          <w:lang w:val="en-GB"/>
        </w:rPr>
        <w:t xml:space="preserve">Retrieved from </w:t>
      </w:r>
      <w:hyperlink r:id="rId33" w:history="1">
        <w:r w:rsidRPr="000F2C61">
          <w:rPr>
            <w:rStyle w:val="Hyperlink"/>
            <w:lang w:val="en-GB"/>
          </w:rPr>
          <w:t>https://breastpathq.grand-challenge.org/</w:t>
        </w:r>
      </w:hyperlink>
    </w:p>
    <w:p w14:paraId="38FBC946" w14:textId="77777777" w:rsidR="005852AC" w:rsidRPr="000F2C61" w:rsidRDefault="005852AC" w:rsidP="005852AC">
      <w:pPr>
        <w:pStyle w:val="references"/>
        <w:rPr>
          <w:lang w:val="en-GB"/>
        </w:rPr>
      </w:pPr>
      <w:r w:rsidRPr="000F2C61">
        <w:rPr>
          <w:lang w:val="en-GB"/>
        </w:rPr>
        <w:t>Ronneberger, O., Fischer, P., &amp; Brox, T. (2015, October). U-net: Convolutional networks for biomedical image segmentation. In </w:t>
      </w:r>
      <w:r w:rsidRPr="000F2C61">
        <w:rPr>
          <w:i/>
          <w:iCs/>
          <w:lang w:val="en-GB"/>
        </w:rPr>
        <w:t>International Conference on Medical image computing and computer-assisted intervention</w:t>
      </w:r>
      <w:r w:rsidRPr="000F2C61">
        <w:rPr>
          <w:lang w:val="en-GB"/>
        </w:rPr>
        <w:t xml:space="preserve"> (pp. 234-241). Springer, Cham. </w:t>
      </w:r>
    </w:p>
    <w:p w14:paraId="36008BFD" w14:textId="77777777" w:rsidR="005852AC" w:rsidRPr="000F2C61" w:rsidRDefault="005852AC" w:rsidP="005852AC">
      <w:pPr>
        <w:pStyle w:val="references"/>
        <w:rPr>
          <w:lang w:val="en-GB"/>
        </w:rPr>
      </w:pPr>
      <w:r w:rsidRPr="000F2C61">
        <w:rPr>
          <w:lang w:val="en-GB"/>
        </w:rPr>
        <w:t>Veta, M., Heng, Y. J., Stathonikos, N., Bejnordi, B. E., Beca, F., Wollmann, T., ... &amp; Hedlund, M. (2019). Predicting breast tumor proliferation from whole-slide images: the TUPAC16 challenge. </w:t>
      </w:r>
      <w:r w:rsidRPr="000F2C61">
        <w:rPr>
          <w:i/>
          <w:iCs/>
          <w:lang w:val="en-GB"/>
        </w:rPr>
        <w:t>Medical image analysis</w:t>
      </w:r>
      <w:r w:rsidRPr="000F2C61">
        <w:rPr>
          <w:lang w:val="en-GB"/>
        </w:rPr>
        <w:t>, </w:t>
      </w:r>
      <w:r w:rsidRPr="000F2C61">
        <w:rPr>
          <w:i/>
          <w:iCs/>
          <w:lang w:val="en-GB"/>
        </w:rPr>
        <w:t>54</w:t>
      </w:r>
      <w:r w:rsidRPr="000F2C61">
        <w:rPr>
          <w:lang w:val="en-GB"/>
        </w:rPr>
        <w:t>, 111-121.</w:t>
      </w:r>
    </w:p>
    <w:p w14:paraId="205B3451" w14:textId="01E1196C" w:rsidR="003A53A4" w:rsidRDefault="005852AC" w:rsidP="005852AC">
      <w:pPr>
        <w:pStyle w:val="references"/>
        <w:ind w:start="17.70pt" w:hanging="17.70pt"/>
        <w:rPr>
          <w:lang w:val="en-GB"/>
        </w:rPr>
      </w:pPr>
      <w:r w:rsidRPr="005852AC">
        <w:rPr>
          <w:lang w:val="en-GB"/>
        </w:rPr>
        <w:t>Wang, D., Khosla, A., Gargeya, R., Irshad, H., &amp; Beck, A. H. (2016). Deep learning for identifying metastatic breast cancer. </w:t>
      </w:r>
      <w:r w:rsidRPr="005852AC">
        <w:rPr>
          <w:i/>
          <w:iCs/>
          <w:lang w:val="en-GB"/>
        </w:rPr>
        <w:t>arXiv preprint arXiv:1606.05718</w:t>
      </w:r>
      <w:r w:rsidRPr="005852AC">
        <w:rPr>
          <w:lang w:val="en-GB"/>
        </w:rPr>
        <w:t>.</w:t>
      </w:r>
    </w:p>
    <w:p w14:paraId="3398E37B" w14:textId="0608D4B6" w:rsidR="005852AC" w:rsidRDefault="00A97462" w:rsidP="005852AC">
      <w:pPr>
        <w:pStyle w:val="references"/>
        <w:ind w:start="17.70pt" w:hanging="17.70pt"/>
        <w:rPr>
          <w:lang w:val="en-GB"/>
        </w:rPr>
      </w:pPr>
      <w:r w:rsidRPr="000F2C61">
        <w:rPr>
          <w:lang w:val="en-GB"/>
        </w:rPr>
        <w:t>Szegedy, C., Vanhoucke, V., Ioffe, S., Shlens, J., &amp; Wojna, Z. (2016). Rethinking the inception architecture for computer vision. In </w:t>
      </w:r>
      <w:r w:rsidRPr="000F2C61">
        <w:rPr>
          <w:i/>
          <w:iCs/>
          <w:lang w:val="en-GB"/>
        </w:rPr>
        <w:t>Proceedings of the IEEE conference on computer vision and pattern recognition</w:t>
      </w:r>
      <w:r w:rsidRPr="000F2C61">
        <w:rPr>
          <w:lang w:val="en-GB"/>
        </w:rPr>
        <w:t> (pp. 2818-2826).</w:t>
      </w:r>
    </w:p>
    <w:p w14:paraId="1BD4FCFF" w14:textId="0C5A0418" w:rsidR="00A97462" w:rsidRDefault="00A97462" w:rsidP="005852AC">
      <w:pPr>
        <w:pStyle w:val="references"/>
        <w:ind w:start="17.70pt" w:hanging="17.70pt"/>
        <w:rPr>
          <w:lang w:val="en-GB"/>
        </w:rPr>
      </w:pPr>
      <w:r w:rsidRPr="000F2C61">
        <w:rPr>
          <w:lang w:val="en-GB"/>
        </w:rPr>
        <w:t>Simonyan, K., &amp; Zisserman, A. (2014). Very deep convolutional networks for large-scale image recognition. </w:t>
      </w:r>
      <w:r w:rsidRPr="000F2C61">
        <w:rPr>
          <w:i/>
          <w:iCs/>
          <w:lang w:val="en-GB"/>
        </w:rPr>
        <w:t>arXiv preprint arXiv:1409.1556</w:t>
      </w:r>
      <w:r w:rsidRPr="000F2C61">
        <w:rPr>
          <w:lang w:val="en-GB"/>
        </w:rPr>
        <w:t>.</w:t>
      </w:r>
    </w:p>
    <w:p w14:paraId="745BCE47" w14:textId="1D24DF85" w:rsidR="00A97462" w:rsidRDefault="00A97462" w:rsidP="005852AC">
      <w:pPr>
        <w:pStyle w:val="references"/>
        <w:ind w:start="17.70pt" w:hanging="17.70pt"/>
        <w:rPr>
          <w:lang w:val="en-GB"/>
        </w:rPr>
      </w:pPr>
      <w:r w:rsidRPr="000F2C61">
        <w:rPr>
          <w:lang w:val="en-GB"/>
        </w:rPr>
        <w:t>Chollet, F. (2017). Xception: Deep learning with depthwise separable convolutions. In </w:t>
      </w:r>
      <w:r w:rsidRPr="000F2C61">
        <w:rPr>
          <w:i/>
          <w:iCs/>
          <w:lang w:val="en-GB"/>
        </w:rPr>
        <w:t>Proceedings of the IEEE conference on computer vision and pattern recognition</w:t>
      </w:r>
      <w:r w:rsidRPr="000F2C61">
        <w:rPr>
          <w:lang w:val="en-GB"/>
        </w:rPr>
        <w:t> (pp. 1251-1258).</w:t>
      </w:r>
    </w:p>
    <w:p w14:paraId="0AAB1E7D" w14:textId="50B86AE1" w:rsidR="00A97462" w:rsidRDefault="00A97462" w:rsidP="00A97462">
      <w:pPr>
        <w:pStyle w:val="references"/>
        <w:ind w:start="17.70pt" w:hanging="17.70pt"/>
        <w:rPr>
          <w:lang w:val="en-GB"/>
        </w:rPr>
      </w:pPr>
      <w:r w:rsidRPr="000F2C61">
        <w:rPr>
          <w:lang w:val="en-GB"/>
        </w:rPr>
        <w:t>He, K., Zhang, X., Ren, S., &amp; Sun, J. (2016). Deep residual learning for image recognition. In </w:t>
      </w:r>
      <w:r w:rsidRPr="000F2C61">
        <w:rPr>
          <w:i/>
          <w:iCs/>
          <w:lang w:val="en-GB"/>
        </w:rPr>
        <w:t>Proceedings of the IEEE conference on computer vision and pattern recognition</w:t>
      </w:r>
      <w:r w:rsidRPr="000F2C61">
        <w:rPr>
          <w:lang w:val="en-GB"/>
        </w:rPr>
        <w:t> (pp. 770-778).</w:t>
      </w:r>
    </w:p>
    <w:p w14:paraId="4DE922F0" w14:textId="2F40FF49" w:rsidR="00A97462" w:rsidRPr="00F04545" w:rsidRDefault="00A97462" w:rsidP="00A97462">
      <w:pPr>
        <w:pStyle w:val="references"/>
        <w:rPr>
          <w:rStyle w:val="Hyperlink"/>
          <w:color w:val="auto"/>
          <w:u w:val="none"/>
          <w:lang w:val="en-GB"/>
        </w:rPr>
      </w:pPr>
      <w:r w:rsidRPr="00A97462">
        <w:rPr>
          <w:lang w:val="en-GB"/>
        </w:rPr>
        <w:t xml:space="preserve">Keras, Applications, retrieved from </w:t>
      </w:r>
      <w:hyperlink r:id="rId34" w:history="1">
        <w:r w:rsidR="00885D94" w:rsidRPr="001D26D7">
          <w:rPr>
            <w:rStyle w:val="Hyperlink"/>
            <w:lang w:val="en-GB"/>
          </w:rPr>
          <w:t>https://keras.io/applications/</w:t>
        </w:r>
      </w:hyperlink>
    </w:p>
    <w:p w14:paraId="6CAF1F0C" w14:textId="1CFD2BA0" w:rsidR="00A97462" w:rsidRPr="00266847" w:rsidRDefault="00266847" w:rsidP="00194218">
      <w:pPr>
        <w:pStyle w:val="references"/>
        <w:ind w:start="17.70pt" w:hanging="17.70pt"/>
        <w:rPr>
          <w:rStyle w:val="Hyperlink"/>
          <w:color w:val="auto"/>
          <w:u w:val="none"/>
          <w:lang w:val="en-GB"/>
        </w:rPr>
      </w:pPr>
      <w:r w:rsidRPr="00266847">
        <w:rPr>
          <w:lang w:val="en-GB"/>
        </w:rPr>
        <w:t xml:space="preserve">SPIE-AAPM-NCI BreastPathQ: Cancer Cellularity Challenge 2019, retrieved from: </w:t>
      </w:r>
      <w:hyperlink r:id="rId35" w:history="1">
        <w:r w:rsidR="00F04545" w:rsidRPr="00266847">
          <w:rPr>
            <w:rStyle w:val="Hyperlink"/>
            <w:lang w:val="en-GB"/>
          </w:rPr>
          <w:t>http://spiechallenges.cloudapp.net/competitions/14</w:t>
        </w:r>
      </w:hyperlink>
    </w:p>
    <w:p w14:paraId="5F3E8C74" w14:textId="10A7FDA6" w:rsidR="00A97462" w:rsidRDefault="00A97462" w:rsidP="005852AC">
      <w:pPr>
        <w:pStyle w:val="references"/>
        <w:ind w:start="17.70pt" w:hanging="17.70pt"/>
        <w:rPr>
          <w:lang w:val="en-GB"/>
        </w:rPr>
      </w:pPr>
      <w:r w:rsidRPr="000F2C61">
        <w:rPr>
          <w:lang w:val="en-GB"/>
        </w:rPr>
        <w:t>Kornblith, S., Shlens, J., &amp; Le, Q. V. (2018). Do better imagenet models transfer better?. </w:t>
      </w:r>
      <w:r w:rsidRPr="000F2C61">
        <w:rPr>
          <w:i/>
          <w:iCs/>
          <w:lang w:val="en-GB"/>
        </w:rPr>
        <w:t>arXiv preprint arXiv:1805.08974</w:t>
      </w:r>
      <w:r w:rsidRPr="000F2C61">
        <w:rPr>
          <w:lang w:val="en-GB"/>
        </w:rPr>
        <w:t>.</w:t>
      </w:r>
    </w:p>
    <w:p w14:paraId="17BA8E77" w14:textId="0DC25F15" w:rsidR="001A6889" w:rsidRPr="00074015" w:rsidRDefault="001A6889" w:rsidP="005852AC">
      <w:pPr>
        <w:pStyle w:val="references"/>
        <w:ind w:start="17.70pt" w:hanging="17.70pt"/>
        <w:rPr>
          <w:lang w:val="en-GB"/>
        </w:rPr>
      </w:pPr>
      <w:r>
        <w:t>C. Szegedy, W. Liu, Y. Jia, P. Sermanet, S. Reed, D. Anguelov, D. Erhan, V. Vanhoucke, and A. Rabinovich. Going deeper with convolutions. In Proceedings of the IEEE Conference on Computer Vision and Pattern Recognition, pages 1–9, 2015.</w:t>
      </w:r>
    </w:p>
    <w:p w14:paraId="74C662C5" w14:textId="4234F8B9" w:rsidR="00074015" w:rsidRPr="00291940" w:rsidRDefault="00074015" w:rsidP="005852AC">
      <w:pPr>
        <w:pStyle w:val="references"/>
        <w:ind w:start="17.70pt" w:hanging="17.70pt"/>
        <w:rPr>
          <w:lang w:val="en-GB"/>
        </w:rPr>
      </w:pPr>
      <w:r>
        <w:t>S. Ioffe and C. Szegedy. Batch normalization: Accelerating deep network training by reducing internal covariate shift. In Proceedings of The 32nd International Conference on Machine Learning, pages 448–456, 2015.</w:t>
      </w:r>
    </w:p>
    <w:p w14:paraId="7F741F49" w14:textId="3923EE16" w:rsidR="005F31FE" w:rsidRPr="00A43472" w:rsidRDefault="005F31FE" w:rsidP="005852AC">
      <w:pPr>
        <w:pStyle w:val="references"/>
        <w:ind w:start="17.70pt" w:hanging="17.70pt"/>
        <w:rPr>
          <w:lang w:val="en-GB"/>
        </w:rPr>
      </w:pPr>
      <w:r w:rsidRPr="005F31FE">
        <w:t>Krizhevsky, A., Sutskever, I., &amp; Hinton, G. E. (2012). Imagenet classification with deep convolutional neural networks. In </w:t>
      </w:r>
      <w:r w:rsidRPr="005F31FE">
        <w:rPr>
          <w:i/>
          <w:iCs/>
        </w:rPr>
        <w:t>Advances in neural information processing systems</w:t>
      </w:r>
      <w:r w:rsidRPr="005F31FE">
        <w:t> (pp. 1097-1105).</w:t>
      </w:r>
    </w:p>
    <w:p w14:paraId="327199CF" w14:textId="0D000D87" w:rsidR="00A43472" w:rsidRPr="002A3936" w:rsidRDefault="00A43472" w:rsidP="005852AC">
      <w:pPr>
        <w:pStyle w:val="references"/>
        <w:ind w:start="17.70pt" w:hanging="17.70pt"/>
        <w:rPr>
          <w:lang w:val="en-GB"/>
        </w:rPr>
      </w:pPr>
      <w:r w:rsidRPr="00A43472">
        <w:t>Kendall, M. G. (1938). A new measure of rank correlation. </w:t>
      </w:r>
      <w:r w:rsidRPr="00A43472">
        <w:rPr>
          <w:i/>
          <w:iCs/>
        </w:rPr>
        <w:t>Biometrika</w:t>
      </w:r>
      <w:r w:rsidRPr="00A43472">
        <w:t>, </w:t>
      </w:r>
      <w:r w:rsidRPr="00A43472">
        <w:rPr>
          <w:i/>
          <w:iCs/>
        </w:rPr>
        <w:t>30</w:t>
      </w:r>
      <w:r w:rsidRPr="00A43472">
        <w:t>(1/2), 81-93.</w:t>
      </w:r>
    </w:p>
    <w:p w14:paraId="5613A199" w14:textId="4DCAA341" w:rsidR="002A3936" w:rsidRPr="005852AC" w:rsidRDefault="002A3936" w:rsidP="005852AC">
      <w:pPr>
        <w:pStyle w:val="references"/>
        <w:ind w:start="17.70pt" w:hanging="17.70pt"/>
        <w:rPr>
          <w:lang w:val="en-GB"/>
        </w:rPr>
      </w:pPr>
      <w:r w:rsidRPr="002A3936">
        <w:t>Smith, W. D., Dutton, R. C., &amp; Smith, N. T. (1996). A measure of association for assessing prediction accuracy that is a generalization of non‐parametric ROC area. </w:t>
      </w:r>
      <w:r w:rsidRPr="002A3936">
        <w:rPr>
          <w:i/>
          <w:iCs/>
        </w:rPr>
        <w:t>Statistics in Medicine</w:t>
      </w:r>
      <w:r w:rsidRPr="002A3936">
        <w:t>, </w:t>
      </w:r>
      <w:r w:rsidRPr="002A3936">
        <w:rPr>
          <w:i/>
          <w:iCs/>
        </w:rPr>
        <w:t>15</w:t>
      </w:r>
      <w:r w:rsidRPr="002A3936">
        <w:t>(11), 1199-1215.</w:t>
      </w:r>
    </w:p>
    <w:p w14:paraId="17F441E2" w14:textId="7C540000" w:rsidR="009303D9" w:rsidRPr="00F37CE5" w:rsidRDefault="003A53A4" w:rsidP="00F37CE5">
      <w:pPr>
        <w:jc w:val="both"/>
        <w:rPr>
          <w:lang w:val="en-GB"/>
        </w:rPr>
      </w:pPr>
      <w:r w:rsidRPr="000F2C61">
        <w:rPr>
          <w:lang w:val="en-GB"/>
        </w:rPr>
        <w:t xml:space="preserve"> </w:t>
      </w:r>
    </w:p>
    <w:sectPr w:rsidR="009303D9" w:rsidRPr="00F37CE5" w:rsidSect="003A53A4">
      <w:type w:val="continuous"/>
      <w:pgSz w:w="595.30pt" w:h="841.90pt" w:code="9"/>
      <w:pgMar w:top="54pt" w:right="45.35pt" w:bottom="72pt" w:left="45.35pt" w:header="36pt" w:footer="36pt" w:gutter="0pt"/>
      <w:cols w:num="2" w:space="18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mment w:id="1" w:author="Stijn Bunk" w:date="2019-05-23T12:00:00Z" w:initials="SB">
    <w:p w14:paraId="41A551F1" w14:textId="77777777" w:rsidR="003A53A4" w:rsidRDefault="003A53A4" w:rsidP="003A53A4">
      <w:pPr>
        <w:pStyle w:val="CommentText"/>
      </w:pPr>
      <w:r>
        <w:rPr>
          <w:rStyle w:val="CommentReference"/>
        </w:rPr>
        <w:annotationRef/>
      </w:r>
      <w:r>
        <w:t>De eerste zin is goed, maar daarna wordt het wel erg snel erg specifiek. Maak de eerste alinea wat uitgebreider. Vertel bijv. eerst dat er verschillende treatment opties zijn voor invasive breast cancer en refereer naar medische papers. Daarna kan je vertellen dat behandelingsopties als bestraling/chemo kunnen leiden tot het kleiner worden of verdwijnen van de tumor, en dat hierdoor ook de cancer cellularity van de tumor af kan nemen. Dan kan je daarna verder met meer uitleggen over cellularity.</w:t>
      </w:r>
    </w:p>
  </w:comment>
  <w:comment w:id="6" w:author="Suzanne Wetstein" w:date="2019-06-07T17:21:00Z" w:initials="SW">
    <w:p w14:paraId="1B54E759" w14:textId="6E936871" w:rsidR="009003FE" w:rsidRDefault="009003FE">
      <w:pPr>
        <w:pStyle w:val="CommentText"/>
      </w:pPr>
      <w:r>
        <w:rPr>
          <w:rStyle w:val="CommentReference"/>
        </w:rPr>
        <w:annotationRef/>
      </w:r>
      <w:r>
        <w:t>Wat wil je hiermee zeggen? Nu lijkt het alsof ondanks dat het een pre-trained netwerk is dat er toch een best hoge performance gehaald kan worden. Het idee is juist dat je door pre-training, zelfs met een kleine dataset toch nog een goede performance kan krijgen. Even herformuleren.</w:t>
      </w:r>
    </w:p>
  </w:comment>
  <w:comment w:id="16" w:author="Bunk, S.A.O." w:date="2019-06-05T11:42:00Z" w:initials="BS">
    <w:p w14:paraId="4CBCFE78" w14:textId="7C35C85E" w:rsidR="00F67D43" w:rsidRPr="008A2384" w:rsidRDefault="00F67D43">
      <w:pPr>
        <w:pStyle w:val="CommentText"/>
      </w:pPr>
      <w:r>
        <w:rPr>
          <w:rStyle w:val="CommentReference"/>
        </w:rPr>
        <w:annotationRef/>
      </w:r>
      <w:proofErr w:type="spellStart"/>
      <w:r w:rsidRPr="008A2384">
        <w:t>Remove</w:t>
      </w:r>
      <w:proofErr w:type="spellEnd"/>
      <w:r w:rsidRPr="008A2384">
        <w:t xml:space="preserve"> ResNet50 </w:t>
      </w:r>
      <w:proofErr w:type="spellStart"/>
      <w:r w:rsidRPr="008A2384">
        <w:t>if</w:t>
      </w:r>
      <w:proofErr w:type="spellEnd"/>
      <w:r w:rsidRPr="008A2384">
        <w:t xml:space="preserve"> </w:t>
      </w:r>
      <w:proofErr w:type="spellStart"/>
      <w:r w:rsidRPr="008A2384">
        <w:t>it</w:t>
      </w:r>
      <w:proofErr w:type="spellEnd"/>
      <w:r w:rsidRPr="008A2384">
        <w:t xml:space="preserve"> never </w:t>
      </w:r>
      <w:proofErr w:type="spellStart"/>
      <w:r w:rsidRPr="008A2384">
        <w:t>works</w:t>
      </w:r>
      <w:proofErr w:type="spellEnd"/>
    </w:p>
  </w:comment>
  <w:comment w:id="22" w:author="Suzanne Wetstein" w:date="2019-06-07T17:25:00Z" w:initials="SW">
    <w:p w14:paraId="125FF2A4" w14:textId="7E48E822" w:rsidR="009003FE" w:rsidRPr="008A2384" w:rsidRDefault="009003FE">
      <w:pPr>
        <w:pStyle w:val="CommentText"/>
        <w:rPr>
          <w:lang w:val="en-GB"/>
        </w:rPr>
      </w:pPr>
      <w:r>
        <w:rPr>
          <w:rStyle w:val="CommentReference"/>
        </w:rPr>
        <w:annotationRef/>
      </w:r>
      <w:r>
        <w:t xml:space="preserve">Deze </w:t>
      </w:r>
      <w:proofErr w:type="spellStart"/>
      <w:r>
        <w:t>metrics</w:t>
      </w:r>
      <w:proofErr w:type="spellEnd"/>
      <w:r>
        <w:t xml:space="preserve"> hebben namen, dus ik neem aan dat er een paper te citeren is van degene die het uigevonden heeft. </w:t>
      </w:r>
      <w:r w:rsidRPr="008A2384">
        <w:rPr>
          <w:lang w:val="en-GB"/>
        </w:rPr>
        <w:t xml:space="preserve">(mean-squared-error </w:t>
      </w:r>
      <w:proofErr w:type="spellStart"/>
      <w:r w:rsidRPr="008A2384">
        <w:rPr>
          <w:lang w:val="en-GB"/>
        </w:rPr>
        <w:t>uiteraard</w:t>
      </w:r>
      <w:proofErr w:type="spellEnd"/>
      <w:r w:rsidRPr="008A2384">
        <w:rPr>
          <w:lang w:val="en-GB"/>
        </w:rPr>
        <w:t xml:space="preserve"> </w:t>
      </w:r>
      <w:proofErr w:type="spellStart"/>
      <w:r w:rsidRPr="008A2384">
        <w:rPr>
          <w:lang w:val="en-GB"/>
        </w:rPr>
        <w:t>niet</w:t>
      </w:r>
      <w:proofErr w:type="spellEnd"/>
      <w:r w:rsidRPr="008A2384">
        <w:rPr>
          <w:lang w:val="en-GB"/>
        </w:rPr>
        <w:t>)</w:t>
      </w:r>
    </w:p>
  </w:comment>
  <w:comment w:id="23" w:author="Bunk, S.A.O." w:date="2019-05-29T10:04:00Z" w:initials="BS">
    <w:p w14:paraId="7E455819" w14:textId="77777777" w:rsidR="003A53A4" w:rsidRPr="009B3FD3" w:rsidRDefault="003A53A4" w:rsidP="003A53A4">
      <w:pPr>
        <w:pStyle w:val="CommentText"/>
        <w:rPr>
          <w:lang w:val="en-US"/>
        </w:rPr>
      </w:pPr>
      <w:r>
        <w:rPr>
          <w:rStyle w:val="CommentReference"/>
        </w:rPr>
        <w:annotationRef/>
      </w:r>
      <w:r w:rsidRPr="009B3FD3">
        <w:rPr>
          <w:lang w:val="en-US"/>
        </w:rPr>
        <w:t>Change to include ResNet50 if i</w:t>
      </w:r>
      <w:r>
        <w:rPr>
          <w:lang w:val="en-US"/>
        </w:rPr>
        <w:t>t ever properly works.</w:t>
      </w:r>
    </w:p>
  </w:comment>
  <w:comment w:id="27" w:author="Bunk, S.A.O." w:date="2019-06-05T14:05:00Z" w:initials="BS">
    <w:p w14:paraId="49EC32C7" w14:textId="4289E9EB" w:rsidR="000401C3" w:rsidRPr="000401C3" w:rsidRDefault="000401C3">
      <w:pPr>
        <w:pStyle w:val="CommentText"/>
        <w:rPr>
          <w:lang w:val="en-US"/>
        </w:rPr>
      </w:pPr>
      <w:r>
        <w:rPr>
          <w:rStyle w:val="CommentReference"/>
        </w:rPr>
        <w:annotationRef/>
      </w:r>
      <w:r w:rsidRPr="000401C3">
        <w:rPr>
          <w:lang w:val="en-US"/>
        </w:rPr>
        <w:t>Write a paragraph about th</w:t>
      </w:r>
      <w:r>
        <w:rPr>
          <w:lang w:val="en-US"/>
        </w:rPr>
        <w:t>e architecture of each network</w:t>
      </w:r>
      <w:r w:rsidR="00CD1A7F">
        <w:rPr>
          <w:lang w:val="en-US"/>
        </w:rPr>
        <w:t xml:space="preserve"> explaining their depth and </w:t>
      </w:r>
      <w:proofErr w:type="gramStart"/>
      <w:r w:rsidR="00CD1A7F">
        <w:rPr>
          <w:lang w:val="en-US"/>
        </w:rPr>
        <w:t>amount</w:t>
      </w:r>
      <w:proofErr w:type="gramEnd"/>
      <w:r w:rsidR="00CD1A7F">
        <w:rPr>
          <w:lang w:val="en-US"/>
        </w:rPr>
        <w:t xml:space="preserve"> of blocks etc.</w:t>
      </w:r>
    </w:p>
  </w:comment>
  <w:comment w:id="30" w:author="Suzanne Wetstein" w:date="2019-06-07T17:26:00Z" w:initials="SW">
    <w:p w14:paraId="2380EE40" w14:textId="77777777" w:rsidR="004D17BA" w:rsidRDefault="004D17BA" w:rsidP="004D17BA">
      <w:pPr>
        <w:pStyle w:val="CommentText"/>
      </w:pPr>
      <w:r>
        <w:rPr>
          <w:rStyle w:val="CommentReference"/>
        </w:rPr>
        <w:annotationRef/>
      </w:r>
      <w:r>
        <w:t>Dit hoort niet in de introductie maar bij “</w:t>
      </w:r>
      <w:proofErr w:type="spellStart"/>
      <w:r>
        <w:t>methods</w:t>
      </w:r>
      <w:proofErr w:type="spellEnd"/>
      <w:r>
        <w:t xml:space="preserve">”. Begin hiermee en </w:t>
      </w:r>
      <w:proofErr w:type="spellStart"/>
      <w:r>
        <w:t>gan</w:t>
      </w:r>
      <w:proofErr w:type="spellEnd"/>
      <w:r>
        <w:t xml:space="preserve"> dan verder over de </w:t>
      </w:r>
      <w:proofErr w:type="spellStart"/>
      <w:r>
        <w:t>trainingset</w:t>
      </w:r>
      <w:proofErr w:type="spellEnd"/>
      <w:r>
        <w:t xml:space="preserve"> split.</w:t>
      </w:r>
    </w:p>
  </w:comment>
  <w:comment w:id="37" w:author="Suzanne Wetstein" w:date="2019-06-07T17:29:00Z" w:initials="SW">
    <w:p w14:paraId="1F1A8DF6" w14:textId="7D55A49B" w:rsidR="009003FE" w:rsidRDefault="009003FE">
      <w:pPr>
        <w:pStyle w:val="CommentText"/>
      </w:pPr>
      <w:r>
        <w:rPr>
          <w:rStyle w:val="CommentReference"/>
        </w:rPr>
        <w:annotationRef/>
      </w:r>
      <w:r>
        <w:t>Dit is een beetje onduidelijk. Ik zou een klein tabelletje laten zien.</w:t>
      </w:r>
    </w:p>
  </w:comment>
  <w:comment w:id="38" w:author="Wetstein, S.C." w:date="2019-06-12T11:24:00Z" w:initials="WS">
    <w:p w14:paraId="56E8FA8A" w14:textId="3302817A" w:rsidR="002E13F8" w:rsidRDefault="002E13F8">
      <w:pPr>
        <w:pStyle w:val="CommentText"/>
      </w:pPr>
      <w:r>
        <w:rPr>
          <w:rStyle w:val="CommentReference"/>
        </w:rPr>
        <w:annotationRef/>
      </w:r>
      <w:r>
        <w:t xml:space="preserve">Change </w:t>
      </w:r>
      <w:proofErr w:type="spellStart"/>
      <w:r>
        <w:t>the</w:t>
      </w:r>
      <w:proofErr w:type="spellEnd"/>
      <w:r>
        <w:t xml:space="preserve"> </w:t>
      </w:r>
      <w:proofErr w:type="spellStart"/>
      <w:r>
        <w:t>caption</w:t>
      </w:r>
      <w:proofErr w:type="spellEnd"/>
    </w:p>
  </w:comment>
  <w:comment w:id="45" w:author="Wetstein, S.C." w:date="2019-06-12T11:25:00Z" w:initials="WS">
    <w:p w14:paraId="022DEF21" w14:textId="496B4B03" w:rsidR="002E13F8" w:rsidRDefault="002E13F8">
      <w:pPr>
        <w:pStyle w:val="CommentText"/>
      </w:pPr>
      <w:r>
        <w:rPr>
          <w:rStyle w:val="CommentReference"/>
        </w:rPr>
        <w:annotationRef/>
      </w:r>
      <w:r>
        <w:t>Roteer deze afbeelding 90 graden en voeg hem boven of onderaan de pagina toe. Nu is er wel erg veel witruimte.</w:t>
      </w:r>
    </w:p>
  </w:comment>
  <w:comment w:id="49" w:author="Wetstein, S.C." w:date="2019-06-12T11:28:00Z" w:initials="WS">
    <w:p w14:paraId="6D28C805" w14:textId="673AE343" w:rsidR="002E13F8" w:rsidRDefault="002E13F8">
      <w:pPr>
        <w:pStyle w:val="CommentText"/>
      </w:pPr>
      <w:r>
        <w:rPr>
          <w:rStyle w:val="CommentReference"/>
        </w:rPr>
        <w:annotationRef/>
      </w:r>
      <w:r>
        <w:t>Ik ben benieuwd. Heeft deze dataset een naam?</w:t>
      </w:r>
    </w:p>
  </w:comment>
  <w:comment w:id="50" w:author="Bunk, S.A.O. [2]" w:date="2019-06-13T12:14:00Z" w:initials="BS">
    <w:p w14:paraId="16E55C2B" w14:textId="2EB703BA" w:rsidR="008D5715" w:rsidRDefault="008D5715">
      <w:pPr>
        <w:pStyle w:val="CommentText"/>
      </w:pPr>
      <w:r>
        <w:rPr>
          <w:rStyle w:val="CommentReference"/>
        </w:rPr>
        <w:annotationRef/>
      </w:r>
      <w:r w:rsidR="00431643">
        <w:t>Ja, het is een interne Google dataset.</w:t>
      </w:r>
    </w:p>
  </w:comment>
  <w:comment w:id="51" w:author="Wetstein, S.C." w:date="2019-06-12T11:29:00Z" w:initials="WS">
    <w:p w14:paraId="1A2A0B88" w14:textId="05E895EC" w:rsidR="002E13F8" w:rsidRDefault="002E13F8">
      <w:pPr>
        <w:pStyle w:val="CommentText"/>
      </w:pPr>
      <w:r>
        <w:rPr>
          <w:rStyle w:val="CommentReference"/>
        </w:rPr>
        <w:annotationRef/>
      </w:r>
      <w:r>
        <w:t>Dit is interessant voor de discussie maar kan niet in de methoden genoemd worden want in tegenstelling tot de introductie doe je hier weer alsof je de resultaten nog niet weet.</w:t>
      </w:r>
    </w:p>
  </w:comment>
  <w:comment w:id="52" w:author="Bunk, S.A.O." w:date="2019-06-12T13:01:00Z" w:initials="BS">
    <w:p w14:paraId="080BC4D5" w14:textId="021DD5D5" w:rsidR="00CA6FCB" w:rsidRPr="008F7E16" w:rsidRDefault="00CA6FCB">
      <w:pPr>
        <w:pStyle w:val="CommentText"/>
        <w:rPr>
          <w:lang w:val="en-US"/>
        </w:rPr>
      </w:pPr>
      <w:r>
        <w:rPr>
          <w:rStyle w:val="CommentReference"/>
        </w:rPr>
        <w:annotationRef/>
      </w:r>
      <w:r w:rsidR="008F7E16" w:rsidRPr="008F7E16">
        <w:rPr>
          <w:lang w:val="en-US"/>
        </w:rPr>
        <w:t>Make clear this is th</w:t>
      </w:r>
      <w:r w:rsidR="008F7E16">
        <w:rPr>
          <w:lang w:val="en-US"/>
        </w:rPr>
        <w:t xml:space="preserve">e </w:t>
      </w:r>
      <w:proofErr w:type="spellStart"/>
      <w:r w:rsidR="008F7E16">
        <w:rPr>
          <w:lang w:val="en-US"/>
        </w:rPr>
        <w:t>imagenet</w:t>
      </w:r>
      <w:proofErr w:type="spellEnd"/>
      <w:r w:rsidR="008F7E16">
        <w:rPr>
          <w:lang w:val="en-US"/>
        </w:rPr>
        <w:t xml:space="preserve"> performance</w:t>
      </w:r>
    </w:p>
  </w:comment>
  <w:comment w:id="53" w:author="Bunk, S.A.O." w:date="2019-06-12T13:01:00Z" w:initials="BS">
    <w:p w14:paraId="4DA10F97" w14:textId="36DFEB13" w:rsidR="008F7E16" w:rsidRPr="008F7E16" w:rsidRDefault="008F7E16">
      <w:pPr>
        <w:pStyle w:val="CommentText"/>
        <w:rPr>
          <w:lang w:val="en-US"/>
        </w:rPr>
      </w:pPr>
      <w:r>
        <w:rPr>
          <w:rStyle w:val="CommentReference"/>
        </w:rPr>
        <w:annotationRef/>
      </w:r>
    </w:p>
  </w:comment>
  <w:comment w:id="62" w:author="Suzanne Wetstein" w:date="2019-06-07T17:57:00Z" w:initials="SW">
    <w:p w14:paraId="05FA24ED" w14:textId="5FBF4192" w:rsidR="00A72AC6" w:rsidRDefault="00A72AC6">
      <w:pPr>
        <w:pStyle w:val="CommentText"/>
      </w:pPr>
      <w:r>
        <w:rPr>
          <w:rStyle w:val="CommentReference"/>
        </w:rPr>
        <w:annotationRef/>
      </w:r>
      <w:r>
        <w:t xml:space="preserve">Ik zou een kopje per model toevoegen met wat informatie over het model, zoals de hoevelheid lagen, wie het </w:t>
      </w:r>
      <w:proofErr w:type="gramStart"/>
      <w:r>
        <w:t>ontwikkelt</w:t>
      </w:r>
      <w:proofErr w:type="gramEnd"/>
      <w:r>
        <w:t xml:space="preserve"> heeft waar de blocks uit bestaan, wat het voordeel van dat type netwerk zou moeten zijn, enz.</w:t>
      </w:r>
    </w:p>
  </w:comment>
  <w:comment w:id="65" w:author="Suzanne Wetstein" w:date="2019-06-07T17:34:00Z" w:initials="SW">
    <w:p w14:paraId="4D855D76" w14:textId="33A6203D" w:rsidR="00E21B72" w:rsidRPr="00145D82" w:rsidRDefault="00E21B72">
      <w:pPr>
        <w:pStyle w:val="CommentText"/>
        <w:rPr>
          <w:lang w:val="en-GB"/>
        </w:rPr>
      </w:pPr>
      <w:r>
        <w:rPr>
          <w:rStyle w:val="CommentReference"/>
        </w:rPr>
        <w:annotationRef/>
      </w:r>
      <w:r w:rsidRPr="00145D82">
        <w:rPr>
          <w:lang w:val="en-GB"/>
        </w:rPr>
        <w:t>? Rare uitdrukking</w:t>
      </w:r>
    </w:p>
  </w:comment>
  <w:comment w:id="67" w:author="Suzanne Wetstein" w:date="2019-06-07T17:34:00Z" w:initials="SW">
    <w:p w14:paraId="293EB6DA" w14:textId="072F8A86" w:rsidR="00E21B72" w:rsidRDefault="00E21B72">
      <w:pPr>
        <w:pStyle w:val="CommentText"/>
      </w:pPr>
      <w:r>
        <w:rPr>
          <w:rStyle w:val="CommentReference"/>
        </w:rPr>
        <w:annotationRef/>
      </w:r>
      <w:r w:rsidRPr="00145D82">
        <w:rPr>
          <w:lang w:val="en-GB"/>
        </w:rPr>
        <w:t xml:space="preserve">First batch of training? </w:t>
      </w:r>
      <w:r>
        <w:t>Ik zou zeggen nadat de weights van de custom layers geconvergeerd waren zijn er meer lagen hertraind</w:t>
      </w:r>
    </w:p>
  </w:comment>
  <w:comment w:id="68" w:author="Wetstein, S.C." w:date="2019-06-12T11:36:00Z" w:initials="WS">
    <w:p w14:paraId="02896195" w14:textId="75BA84F3" w:rsidR="008A7405" w:rsidRDefault="008A7405">
      <w:pPr>
        <w:pStyle w:val="CommentText"/>
      </w:pPr>
      <w:r>
        <w:rPr>
          <w:rStyle w:val="CommentReference"/>
        </w:rPr>
        <w:annotationRef/>
      </w:r>
      <w:r>
        <w:t>Leg uit waarom VGG geen andere lagen getraind had en waarom je hebt gekozen voor 41 en 66 lagen</w:t>
      </w:r>
    </w:p>
  </w:comment>
  <w:comment w:id="81" w:author="Wetstein, S.C." w:date="2019-06-12T11:38:00Z" w:initials="WS">
    <w:p w14:paraId="5FF8C3A4" w14:textId="05F7A55D" w:rsidR="008A7405" w:rsidRDefault="008A7405">
      <w:pPr>
        <w:pStyle w:val="CommentText"/>
      </w:pPr>
      <w:r>
        <w:rPr>
          <w:rStyle w:val="CommentReference"/>
        </w:rPr>
        <w:annotationRef/>
      </w:r>
      <w:r>
        <w:t xml:space="preserve">Leg uit dat het enige verschil tussen deze 4 versies de random initialisatie van de </w:t>
      </w:r>
      <w:proofErr w:type="spellStart"/>
      <w:r>
        <w:t>weights</w:t>
      </w:r>
      <w:proofErr w:type="spellEnd"/>
      <w:r>
        <w:t xml:space="preserve"> is en dat je geen parameters hebt aangepast.</w:t>
      </w:r>
    </w:p>
  </w:comment>
  <w:comment w:id="82" w:author="Suzanne Wetstein" w:date="2019-06-07T17:38:00Z" w:initials="SW">
    <w:p w14:paraId="185316A7" w14:textId="4FF7971D" w:rsidR="00E21B72" w:rsidRDefault="00E21B72">
      <w:pPr>
        <w:pStyle w:val="CommentText"/>
      </w:pPr>
      <w:r>
        <w:rPr>
          <w:rStyle w:val="CommentReference"/>
        </w:rPr>
        <w:annotationRef/>
      </w:r>
      <w:r>
        <w:t xml:space="preserve">Dit is vreemd. Waarom gebruik je de beste score van 4 verschillende initialisaties van het netwerk? Ik zou zeggen neem voor iedere metric de gemiddelde score van de 4 initialisaties en geef dan vooral ook de std. Dev. Van die 4 scores aan in de tabel. Dus bijv in ’t vakje Kendall’s tau </w:t>
      </w:r>
      <w:r w:rsidR="00E32232">
        <w:t>bij InceptionV3: 0.708</w:t>
      </w:r>
      <w:r w:rsidR="00E32232">
        <w:rPr>
          <w:rFonts w:cstheme="minorHAnsi"/>
        </w:rPr>
        <w:t>±</w:t>
      </w:r>
      <w:r w:rsidR="00E32232">
        <w:t xml:space="preserve">0.093. Even voor de zekerheid omdat ik me kan herinneren dat je de vorige keer leek te twijfelen over std. Dev.: als je vier Kappa scores hebt kan je </w:t>
      </w:r>
      <w:proofErr w:type="gramStart"/>
      <w:r w:rsidR="00E32232">
        <w:t>np.stddev</w:t>
      </w:r>
      <w:proofErr w:type="gramEnd"/>
      <w:r w:rsidR="00E32232">
        <w:t>() gebruiken om de std. Dev. Van de 4 scores uit te rekenen.</w:t>
      </w:r>
    </w:p>
  </w:comment>
  <w:comment w:id="83" w:author="Suzanne Wetstein" w:date="2019-06-07T17:41:00Z" w:initials="SW">
    <w:p w14:paraId="1AF43D16" w14:textId="51A8C652" w:rsidR="00E32232" w:rsidRDefault="00E32232">
      <w:pPr>
        <w:pStyle w:val="CommentText"/>
      </w:pPr>
      <w:r>
        <w:rPr>
          <w:rStyle w:val="CommentReference"/>
        </w:rPr>
        <w:annotationRef/>
      </w:r>
      <w:r>
        <w:t xml:space="preserve">Ik zou deze </w:t>
      </w:r>
      <w:proofErr w:type="spellStart"/>
      <w:r>
        <w:t>metrics</w:t>
      </w:r>
      <w:proofErr w:type="spellEnd"/>
      <w:r>
        <w:t xml:space="preserve"> allemaal even beschrijven en aangeven waarom ze belangrijk zijn voor dit probleem.</w:t>
      </w:r>
    </w:p>
  </w:comment>
  <w:comment w:id="129" w:author="Suzanne Wetstein" w:date="2019-06-07T17:43:00Z" w:initials="SW">
    <w:p w14:paraId="686D044E" w14:textId="7AFEB83A" w:rsidR="00E32232" w:rsidRDefault="00E32232">
      <w:pPr>
        <w:pStyle w:val="CommentText"/>
      </w:pPr>
      <w:r>
        <w:rPr>
          <w:rStyle w:val="CommentReference"/>
        </w:rPr>
        <w:annotationRef/>
      </w:r>
      <w:r>
        <w:t>Dat klopt in dit geval, als je straks de std. Dev. Hebt uigerekend moet je wel even kijken of de netwerken nog significant van elkaar verschillen of niet. Pas de tekst daar dan op aan.</w:t>
      </w:r>
    </w:p>
  </w:comment>
  <w:comment w:id="134" w:author="Wetstein, S.C." w:date="2019-06-12T11:57:00Z" w:initials="WS">
    <w:p w14:paraId="596E146D" w14:textId="679E1985" w:rsidR="00DF1968" w:rsidRDefault="00DF1968">
      <w:pPr>
        <w:pStyle w:val="CommentText"/>
      </w:pPr>
      <w:r>
        <w:rPr>
          <w:rStyle w:val="CommentReference"/>
        </w:rPr>
        <w:annotationRef/>
      </w:r>
      <w:r>
        <w:t xml:space="preserve">Je kan hier ook nog aangeven dat voor </w:t>
      </w:r>
      <w:proofErr w:type="spellStart"/>
      <w:r>
        <w:t>ResNet</w:t>
      </w:r>
      <w:proofErr w:type="spellEnd"/>
      <w:r>
        <w:t xml:space="preserve"> de </w:t>
      </w:r>
      <w:proofErr w:type="spellStart"/>
      <w:r>
        <w:t>standaarddeviaities</w:t>
      </w:r>
      <w:proofErr w:type="spellEnd"/>
      <w:r>
        <w:t xml:space="preserve"> van dezelfde ordegrootte zijn als de means en dat sommige standaarddeviaties zelfs hoger zijn dan de means. Dat geeft wel aan dat er iets helemaal mis is. Hier gewoon uitleggen dat het zo is (resultaten) en dan in de discussie kan je verder uitleggen waarom dat aangeeft dat het model niet werkt.</w:t>
      </w:r>
    </w:p>
  </w:comment>
  <w:comment w:id="177" w:author="Suzanne Wetstein" w:date="2019-06-07T17:54:00Z" w:initials="SW">
    <w:p w14:paraId="01FDAF82" w14:textId="2F68F7E6" w:rsidR="00A72AC6" w:rsidRDefault="00A72AC6">
      <w:pPr>
        <w:pStyle w:val="CommentText"/>
      </w:pPr>
      <w:r>
        <w:rPr>
          <w:rStyle w:val="CommentReference"/>
        </w:rPr>
        <w:annotationRef/>
      </w:r>
      <w:r>
        <w:t>Dit ziet er goed uit. Ik zou het nog wat uitbreiden, met onder andere:</w:t>
      </w:r>
    </w:p>
    <w:p w14:paraId="274F7C86" w14:textId="60AEEDA6" w:rsidR="00A72AC6" w:rsidRDefault="00A72AC6" w:rsidP="00A72AC6">
      <w:pPr>
        <w:pStyle w:val="CommentText"/>
        <w:numPr>
          <w:ilvl w:val="0"/>
          <w:numId w:val="25"/>
        </w:numPr>
      </w:pPr>
      <w:r>
        <w:t xml:space="preserve"> Als je ResNet in de paper stopt een idee van waarom ResNet niet werkte met deze data.</w:t>
      </w:r>
    </w:p>
    <w:p w14:paraId="28559B72" w14:textId="5ABC5448" w:rsidR="00A72AC6" w:rsidRDefault="00A72AC6" w:rsidP="00A72AC6">
      <w:pPr>
        <w:pStyle w:val="CommentText"/>
        <w:numPr>
          <w:ilvl w:val="0"/>
          <w:numId w:val="25"/>
        </w:numPr>
      </w:pPr>
      <w:r>
        <w:t xml:space="preserve"> Waarom denk je dat Xception betere resultaten geeft? Is het een ingewikkelder model, is het juist simpeler en overfit het minder, zijn het speciale lagen in het netwerk. Wat denk je hierover?</w:t>
      </w:r>
    </w:p>
  </w:comment>
  <w:comment w:id="182" w:author="Wetstein, S.C." w:date="2019-06-12T12:07:00Z" w:initials="WS">
    <w:p w14:paraId="4BFCC595" w14:textId="72344A5D" w:rsidR="00DC3E81" w:rsidRDefault="00DC3E81">
      <w:pPr>
        <w:pStyle w:val="CommentText"/>
      </w:pPr>
      <w:r>
        <w:rPr>
          <w:rStyle w:val="CommentReference"/>
        </w:rPr>
        <w:annotationRef/>
      </w:r>
      <w:r>
        <w:t>Let erop dat je de tabel en figuurnummers overal goed update want er kloppen er een aantal niet.</w:t>
      </w:r>
    </w:p>
  </w:comment>
  <w:comment w:id="202" w:author="Bunk, S.A.O." w:date="2019-06-05T14:00:00Z" w:initials="BS">
    <w:p w14:paraId="35D477BE" w14:textId="12F774EC" w:rsidR="00B17CDB" w:rsidRDefault="00B17CDB">
      <w:pPr>
        <w:pStyle w:val="CommentText"/>
      </w:pPr>
      <w:r>
        <w:rPr>
          <w:rStyle w:val="CommentReference"/>
        </w:rPr>
        <w:annotationRef/>
      </w:r>
      <w:r>
        <w:t xml:space="preserve">Als de </w:t>
      </w:r>
      <w:proofErr w:type="spellStart"/>
      <w:r>
        <w:t>metric</w:t>
      </w:r>
      <w:proofErr w:type="spellEnd"/>
      <w:r>
        <w:t xml:space="preserve"> differentieerbaar is</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commentEx w15:paraId="41A551F1" w15:done="1"/>
  <w15:commentEx w15:paraId="1B54E759" w15:done="1"/>
  <w15:commentEx w15:paraId="4CBCFE78" w15:done="1"/>
  <w15:commentEx w15:paraId="125FF2A4" w15:done="1"/>
  <w15:commentEx w15:paraId="7E455819" w15:done="1"/>
  <w15:commentEx w15:paraId="49EC32C7" w15:done="1"/>
  <w15:commentEx w15:paraId="2380EE40" w15:done="1"/>
  <w15:commentEx w15:paraId="1F1A8DF6" w15:done="1"/>
  <w15:commentEx w15:paraId="56E8FA8A" w15:done="1"/>
  <w15:commentEx w15:paraId="022DEF21" w15:done="1"/>
  <w15:commentEx w15:paraId="6D28C805" w15:done="1"/>
  <w15:commentEx w15:paraId="16E55C2B" w15:paraIdParent="6D28C805" w15:done="1"/>
  <w15:commentEx w15:paraId="1A2A0B88" w15:done="1"/>
  <w15:commentEx w15:paraId="080BC4D5" w15:paraIdParent="1A2A0B88" w15:done="1"/>
  <w15:commentEx w15:paraId="4DA10F97" w15:paraIdParent="1A2A0B88" w15:done="1"/>
  <w15:commentEx w15:paraId="05FA24ED" w15:done="1"/>
  <w15:commentEx w15:paraId="4D855D76" w15:done="1"/>
  <w15:commentEx w15:paraId="293EB6DA" w15:done="1"/>
  <w15:commentEx w15:paraId="02896195" w15:done="1"/>
  <w15:commentEx w15:paraId="5FF8C3A4" w15:done="1"/>
  <w15:commentEx w15:paraId="185316A7" w15:done="1"/>
  <w15:commentEx w15:paraId="1AF43D16" w15:done="1"/>
  <w15:commentEx w15:paraId="686D044E" w15:done="1"/>
  <w15:commentEx w15:paraId="596E146D" w15:done="1"/>
  <w15:commentEx w15:paraId="28559B72" w15:done="1"/>
  <w15:commentEx w15:paraId="4BFCC595" w15:done="1"/>
  <w15:commentEx w15:paraId="35D477BE" w15:done="1"/>
</w15:commentsEx>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6cid:commentId w16cid:paraId="41A551F1" w16cid:durableId="209109DE"/>
  <w16cid:commentId w16cid:paraId="1B54E759" w16cid:durableId="20A625DA"/>
  <w16cid:commentId w16cid:paraId="4CBCFE78" w16cid:durableId="20A2293F"/>
  <w16cid:commentId w16cid:paraId="125FF2A4" w16cid:durableId="20A625DC"/>
  <w16cid:commentId w16cid:paraId="7E455819" w16cid:durableId="2098D7C0"/>
  <w16cid:commentId w16cid:paraId="49EC32C7" w16cid:durableId="20A24AA8"/>
  <w16cid:commentId w16cid:paraId="2380EE40" w16cid:durableId="20A625DE"/>
  <w16cid:commentId w16cid:paraId="1F1A8DF6" w16cid:durableId="20A625E0"/>
  <w16cid:commentId w16cid:paraId="56E8FA8A" w16cid:durableId="20AB735E"/>
  <w16cid:commentId w16cid:paraId="022DEF21" w16cid:durableId="20AB735F"/>
  <w16cid:commentId w16cid:paraId="6D28C805" w16cid:durableId="20AB7360"/>
  <w16cid:commentId w16cid:paraId="16E55C2B" w16cid:durableId="20ACBCBE"/>
  <w16cid:commentId w16cid:paraId="1A2A0B88" w16cid:durableId="20AB7361"/>
  <w16cid:commentId w16cid:paraId="080BC4D5" w16cid:durableId="20AB7614"/>
  <w16cid:commentId w16cid:paraId="4DA10F97" w16cid:durableId="20AB7623"/>
  <w16cid:commentId w16cid:paraId="05FA24ED" w16cid:durableId="20A625E1"/>
  <w16cid:commentId w16cid:paraId="293EB6DA" w16cid:durableId="20A625E5"/>
  <w16cid:commentId w16cid:paraId="02896195" w16cid:durableId="20AB7367"/>
  <w16cid:commentId w16cid:paraId="5FF8C3A4" w16cid:durableId="20AB7368"/>
  <w16cid:commentId w16cid:paraId="185316A7" w16cid:durableId="20A625E6"/>
  <w16cid:commentId w16cid:paraId="1AF43D16" w16cid:durableId="20A625E7"/>
  <w16cid:commentId w16cid:paraId="686D044E" w16cid:durableId="20A625E8"/>
  <w16cid:commentId w16cid:paraId="596E146D" w16cid:durableId="20AB736C"/>
  <w16cid:commentId w16cid:paraId="28559B72" w16cid:durableId="20A625EB"/>
  <w16cid:commentId w16cid:paraId="4BFCC595" w16cid:durableId="20AB7370"/>
  <w16cid:commentId w16cid:paraId="35D477BE" w16cid:durableId="20A2497E"/>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064A9E53" w14:textId="77777777" w:rsidR="005447A9" w:rsidRDefault="005447A9" w:rsidP="001A3B3D">
      <w:r>
        <w:separator/>
      </w:r>
    </w:p>
  </w:endnote>
  <w:endnote w:type="continuationSeparator" w:id="0">
    <w:p w14:paraId="15BACDED" w14:textId="77777777" w:rsidR="005447A9" w:rsidRDefault="005447A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auto"/>
    <w:pitch w:val="variable"/>
    <w:sig w:usb0="00000000" w:usb1="10000000" w:usb2="00000000" w:usb3="00000000" w:csb0="80000000" w:csb1="00000000"/>
  </w:font>
  <w:font w:name="Calibri">
    <w:panose1 w:val="020F0502020204030204"/>
    <w:charset w:characterSet="iso-8859-1"/>
    <w:family w:val="swiss"/>
    <w:pitch w:val="variable"/>
    <w:sig w:usb0="E0002AFF" w:usb1="C000247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17F441E9"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51B81B5C" w14:textId="77777777" w:rsidR="005447A9" w:rsidRDefault="005447A9" w:rsidP="001A3B3D">
      <w:r>
        <w:separator/>
      </w:r>
    </w:p>
  </w:footnote>
  <w:footnote w:type="continuationSeparator" w:id="0">
    <w:p w14:paraId="234CBC2F" w14:textId="77777777" w:rsidR="005447A9" w:rsidRDefault="005447A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B2134F6"/>
    <w:multiLevelType w:val="hybridMultilevel"/>
    <w:tmpl w:val="7A6AD1AE"/>
    <w:lvl w:ilvl="0" w:tplc="E5046F3A">
      <w:numFmt w:val="bullet"/>
      <w:lvlText w:val="-"/>
      <w:lvlJc w:val="start"/>
      <w:pPr>
        <w:ind w:start="36pt" w:hanging="18pt"/>
      </w:pPr>
      <w:rPr>
        <w:rFonts w:ascii="Calibri" w:eastAsiaTheme="minorHAnsi" w:hAnsi="Calibri" w:cs="Calibri" w:hint="default"/>
      </w:rPr>
    </w:lvl>
    <w:lvl w:ilvl="1" w:tplc="04130003" w:tentative="1">
      <w:start w:val="1"/>
      <w:numFmt w:val="bullet"/>
      <w:lvlText w:val="o"/>
      <w:lvlJc w:val="start"/>
      <w:pPr>
        <w:ind w:start="72pt" w:hanging="18pt"/>
      </w:pPr>
      <w:rPr>
        <w:rFonts w:ascii="Courier New" w:hAnsi="Courier New" w:cs="Courier New" w:hint="default"/>
      </w:rPr>
    </w:lvl>
    <w:lvl w:ilvl="2" w:tplc="04130005" w:tentative="1">
      <w:start w:val="1"/>
      <w:numFmt w:val="bullet"/>
      <w:lvlText w:val=""/>
      <w:lvlJc w:val="start"/>
      <w:pPr>
        <w:ind w:start="108pt" w:hanging="18pt"/>
      </w:pPr>
      <w:rPr>
        <w:rFonts w:ascii="Wingdings" w:hAnsi="Wingdings" w:hint="default"/>
      </w:rPr>
    </w:lvl>
    <w:lvl w:ilvl="3" w:tplc="04130001" w:tentative="1">
      <w:start w:val="1"/>
      <w:numFmt w:val="bullet"/>
      <w:lvlText w:val=""/>
      <w:lvlJc w:val="start"/>
      <w:pPr>
        <w:ind w:start="144pt" w:hanging="18pt"/>
      </w:pPr>
      <w:rPr>
        <w:rFonts w:ascii="Symbol" w:hAnsi="Symbol" w:hint="default"/>
      </w:rPr>
    </w:lvl>
    <w:lvl w:ilvl="4" w:tplc="04130003" w:tentative="1">
      <w:start w:val="1"/>
      <w:numFmt w:val="bullet"/>
      <w:lvlText w:val="o"/>
      <w:lvlJc w:val="start"/>
      <w:pPr>
        <w:ind w:start="180pt" w:hanging="18pt"/>
      </w:pPr>
      <w:rPr>
        <w:rFonts w:ascii="Courier New" w:hAnsi="Courier New" w:cs="Courier New" w:hint="default"/>
      </w:rPr>
    </w:lvl>
    <w:lvl w:ilvl="5" w:tplc="04130005" w:tentative="1">
      <w:start w:val="1"/>
      <w:numFmt w:val="bullet"/>
      <w:lvlText w:val=""/>
      <w:lvlJc w:val="start"/>
      <w:pPr>
        <w:ind w:start="216pt" w:hanging="18pt"/>
      </w:pPr>
      <w:rPr>
        <w:rFonts w:ascii="Wingdings" w:hAnsi="Wingdings" w:hint="default"/>
      </w:rPr>
    </w:lvl>
    <w:lvl w:ilvl="6" w:tplc="04130001" w:tentative="1">
      <w:start w:val="1"/>
      <w:numFmt w:val="bullet"/>
      <w:lvlText w:val=""/>
      <w:lvlJc w:val="start"/>
      <w:pPr>
        <w:ind w:start="252pt" w:hanging="18pt"/>
      </w:pPr>
      <w:rPr>
        <w:rFonts w:ascii="Symbol" w:hAnsi="Symbol" w:hint="default"/>
      </w:rPr>
    </w:lvl>
    <w:lvl w:ilvl="7" w:tplc="04130003" w:tentative="1">
      <w:start w:val="1"/>
      <w:numFmt w:val="bullet"/>
      <w:lvlText w:val="o"/>
      <w:lvlJc w:val="start"/>
      <w:pPr>
        <w:ind w:start="288pt" w:hanging="18pt"/>
      </w:pPr>
      <w:rPr>
        <w:rFonts w:ascii="Courier New" w:hAnsi="Courier New" w:cs="Courier New" w:hint="default"/>
      </w:rPr>
    </w:lvl>
    <w:lvl w:ilvl="8" w:tplc="0413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person w15:author="Stijn Bunk">
    <w15:presenceInfo w15:providerId="None" w15:userId="Stijn Bunk"/>
  </w15:person>
  <w15:person w15:author="Wetstein, S.C.">
    <w15:presenceInfo w15:providerId="AD" w15:userId="S-1-5-21-1895577662-1677200029-1617787245-1222420"/>
  </w15:person>
  <w15:person w15:author="Suzanne Wetstein">
    <w15:presenceInfo w15:providerId="None" w15:userId="Suzanne Wetstein"/>
  </w15:person>
  <w15:person w15:author="Bunk, S.A.O.">
    <w15:presenceInfo w15:providerId="AD" w15:userId="S-1-5-21-1895577662-1677200029-1617787245-1159058"/>
  </w15:person>
  <w15:person w15:author="Bunk, S.A.O. [2]">
    <w15:presenceInfo w15:providerId="None" w15:userId="Bunk, S.A.O."/>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280"/>
    <w:rsid w:val="00017B9C"/>
    <w:rsid w:val="000210A9"/>
    <w:rsid w:val="000303E7"/>
    <w:rsid w:val="000327E8"/>
    <w:rsid w:val="000401C3"/>
    <w:rsid w:val="00046AA4"/>
    <w:rsid w:val="0004781E"/>
    <w:rsid w:val="00054701"/>
    <w:rsid w:val="00057E4B"/>
    <w:rsid w:val="0006519B"/>
    <w:rsid w:val="00074015"/>
    <w:rsid w:val="0008406D"/>
    <w:rsid w:val="00084306"/>
    <w:rsid w:val="0008758A"/>
    <w:rsid w:val="000918F2"/>
    <w:rsid w:val="0009749E"/>
    <w:rsid w:val="000A4023"/>
    <w:rsid w:val="000A745A"/>
    <w:rsid w:val="000B7277"/>
    <w:rsid w:val="000C1E68"/>
    <w:rsid w:val="000D2CA1"/>
    <w:rsid w:val="000D311B"/>
    <w:rsid w:val="000F1779"/>
    <w:rsid w:val="000F3C89"/>
    <w:rsid w:val="00102D0D"/>
    <w:rsid w:val="00107FFA"/>
    <w:rsid w:val="00115FB0"/>
    <w:rsid w:val="00120D64"/>
    <w:rsid w:val="00126E27"/>
    <w:rsid w:val="00127A4E"/>
    <w:rsid w:val="00145D82"/>
    <w:rsid w:val="00146D8C"/>
    <w:rsid w:val="00147102"/>
    <w:rsid w:val="001545A7"/>
    <w:rsid w:val="00155698"/>
    <w:rsid w:val="001660B1"/>
    <w:rsid w:val="00175FF0"/>
    <w:rsid w:val="001762E9"/>
    <w:rsid w:val="0018467B"/>
    <w:rsid w:val="001870D6"/>
    <w:rsid w:val="00187C94"/>
    <w:rsid w:val="001A0B2A"/>
    <w:rsid w:val="001A2EFD"/>
    <w:rsid w:val="001A3B3D"/>
    <w:rsid w:val="001A67D1"/>
    <w:rsid w:val="001A6889"/>
    <w:rsid w:val="001A691A"/>
    <w:rsid w:val="001B0EBF"/>
    <w:rsid w:val="001B173C"/>
    <w:rsid w:val="001B67DC"/>
    <w:rsid w:val="001C2867"/>
    <w:rsid w:val="001C61FF"/>
    <w:rsid w:val="001D0D65"/>
    <w:rsid w:val="001D446D"/>
    <w:rsid w:val="001E118D"/>
    <w:rsid w:val="001E397C"/>
    <w:rsid w:val="001E615C"/>
    <w:rsid w:val="001F195F"/>
    <w:rsid w:val="001F6D17"/>
    <w:rsid w:val="00206853"/>
    <w:rsid w:val="002126BA"/>
    <w:rsid w:val="00214628"/>
    <w:rsid w:val="00224F30"/>
    <w:rsid w:val="002254A9"/>
    <w:rsid w:val="00233D97"/>
    <w:rsid w:val="002347A2"/>
    <w:rsid w:val="0024640F"/>
    <w:rsid w:val="00253A18"/>
    <w:rsid w:val="00255D4C"/>
    <w:rsid w:val="00260EF8"/>
    <w:rsid w:val="00261243"/>
    <w:rsid w:val="00261AFA"/>
    <w:rsid w:val="00266847"/>
    <w:rsid w:val="00277E00"/>
    <w:rsid w:val="0028123C"/>
    <w:rsid w:val="002850E3"/>
    <w:rsid w:val="00291940"/>
    <w:rsid w:val="0029753F"/>
    <w:rsid w:val="002A3936"/>
    <w:rsid w:val="002A4FA1"/>
    <w:rsid w:val="002A71B2"/>
    <w:rsid w:val="002B4C51"/>
    <w:rsid w:val="002D05AE"/>
    <w:rsid w:val="002D2D48"/>
    <w:rsid w:val="002D3A7C"/>
    <w:rsid w:val="002E13F8"/>
    <w:rsid w:val="002F2944"/>
    <w:rsid w:val="00307B2F"/>
    <w:rsid w:val="00313A5A"/>
    <w:rsid w:val="003412E9"/>
    <w:rsid w:val="00344665"/>
    <w:rsid w:val="00347C1F"/>
    <w:rsid w:val="00352576"/>
    <w:rsid w:val="00354FCF"/>
    <w:rsid w:val="003550F8"/>
    <w:rsid w:val="00355E6A"/>
    <w:rsid w:val="00363B18"/>
    <w:rsid w:val="00364430"/>
    <w:rsid w:val="00380A92"/>
    <w:rsid w:val="00381A79"/>
    <w:rsid w:val="00381D82"/>
    <w:rsid w:val="00393698"/>
    <w:rsid w:val="00395A97"/>
    <w:rsid w:val="00397756"/>
    <w:rsid w:val="00397E3A"/>
    <w:rsid w:val="003A19E2"/>
    <w:rsid w:val="003A2B6E"/>
    <w:rsid w:val="003A53A4"/>
    <w:rsid w:val="003B2B40"/>
    <w:rsid w:val="003B4C1C"/>
    <w:rsid w:val="003B4E04"/>
    <w:rsid w:val="003C4799"/>
    <w:rsid w:val="003D0077"/>
    <w:rsid w:val="003D551B"/>
    <w:rsid w:val="003D7AB0"/>
    <w:rsid w:val="003E52B4"/>
    <w:rsid w:val="003F052F"/>
    <w:rsid w:val="003F3CF2"/>
    <w:rsid w:val="003F4DCA"/>
    <w:rsid w:val="003F5A08"/>
    <w:rsid w:val="00405348"/>
    <w:rsid w:val="00405B2D"/>
    <w:rsid w:val="00412347"/>
    <w:rsid w:val="004131E9"/>
    <w:rsid w:val="00415A54"/>
    <w:rsid w:val="00416AD4"/>
    <w:rsid w:val="00420716"/>
    <w:rsid w:val="004223DC"/>
    <w:rsid w:val="00426395"/>
    <w:rsid w:val="00431643"/>
    <w:rsid w:val="00431798"/>
    <w:rsid w:val="004325FB"/>
    <w:rsid w:val="00442972"/>
    <w:rsid w:val="004432BA"/>
    <w:rsid w:val="0044407E"/>
    <w:rsid w:val="0044420B"/>
    <w:rsid w:val="004455B2"/>
    <w:rsid w:val="00446C78"/>
    <w:rsid w:val="004479D6"/>
    <w:rsid w:val="00447AC3"/>
    <w:rsid w:val="00447BB9"/>
    <w:rsid w:val="00452567"/>
    <w:rsid w:val="00453B3A"/>
    <w:rsid w:val="00456038"/>
    <w:rsid w:val="00457006"/>
    <w:rsid w:val="0046031D"/>
    <w:rsid w:val="00463970"/>
    <w:rsid w:val="00473AC9"/>
    <w:rsid w:val="00473E56"/>
    <w:rsid w:val="00485488"/>
    <w:rsid w:val="00485823"/>
    <w:rsid w:val="00490604"/>
    <w:rsid w:val="0049119E"/>
    <w:rsid w:val="004A2A78"/>
    <w:rsid w:val="004B04DC"/>
    <w:rsid w:val="004B0564"/>
    <w:rsid w:val="004B112F"/>
    <w:rsid w:val="004B4F9E"/>
    <w:rsid w:val="004C6D0C"/>
    <w:rsid w:val="004D17BA"/>
    <w:rsid w:val="004D72B5"/>
    <w:rsid w:val="004E2D95"/>
    <w:rsid w:val="004E7C61"/>
    <w:rsid w:val="004F3ACD"/>
    <w:rsid w:val="004F448A"/>
    <w:rsid w:val="004F70C7"/>
    <w:rsid w:val="00501642"/>
    <w:rsid w:val="005154C9"/>
    <w:rsid w:val="005156A2"/>
    <w:rsid w:val="00516765"/>
    <w:rsid w:val="00521B3C"/>
    <w:rsid w:val="00526457"/>
    <w:rsid w:val="00531514"/>
    <w:rsid w:val="00532091"/>
    <w:rsid w:val="005447A9"/>
    <w:rsid w:val="00547535"/>
    <w:rsid w:val="00550550"/>
    <w:rsid w:val="00551B7F"/>
    <w:rsid w:val="0056610F"/>
    <w:rsid w:val="005709BC"/>
    <w:rsid w:val="00571A7D"/>
    <w:rsid w:val="00575B8D"/>
    <w:rsid w:val="00575BCA"/>
    <w:rsid w:val="005811C7"/>
    <w:rsid w:val="00584895"/>
    <w:rsid w:val="005852AC"/>
    <w:rsid w:val="0059146A"/>
    <w:rsid w:val="005B0344"/>
    <w:rsid w:val="005B520E"/>
    <w:rsid w:val="005C3AE4"/>
    <w:rsid w:val="005E2800"/>
    <w:rsid w:val="005E7E80"/>
    <w:rsid w:val="005F31FE"/>
    <w:rsid w:val="00605825"/>
    <w:rsid w:val="00615137"/>
    <w:rsid w:val="00617522"/>
    <w:rsid w:val="00624FB1"/>
    <w:rsid w:val="00626221"/>
    <w:rsid w:val="00631DC3"/>
    <w:rsid w:val="00645D22"/>
    <w:rsid w:val="00651A08"/>
    <w:rsid w:val="00654204"/>
    <w:rsid w:val="00660F47"/>
    <w:rsid w:val="00662BD8"/>
    <w:rsid w:val="00663452"/>
    <w:rsid w:val="006679AF"/>
    <w:rsid w:val="00670434"/>
    <w:rsid w:val="0067231A"/>
    <w:rsid w:val="006733CB"/>
    <w:rsid w:val="00680ABC"/>
    <w:rsid w:val="006860FC"/>
    <w:rsid w:val="00690FD0"/>
    <w:rsid w:val="00691AFC"/>
    <w:rsid w:val="0069263B"/>
    <w:rsid w:val="006B1315"/>
    <w:rsid w:val="006B4DD1"/>
    <w:rsid w:val="006B6B66"/>
    <w:rsid w:val="006C3729"/>
    <w:rsid w:val="006D06D6"/>
    <w:rsid w:val="006D4D19"/>
    <w:rsid w:val="006E5AD5"/>
    <w:rsid w:val="006F05E3"/>
    <w:rsid w:val="006F6D3D"/>
    <w:rsid w:val="00713A13"/>
    <w:rsid w:val="00715BEA"/>
    <w:rsid w:val="00722AEB"/>
    <w:rsid w:val="00731C18"/>
    <w:rsid w:val="00740EEA"/>
    <w:rsid w:val="00750796"/>
    <w:rsid w:val="00762BD6"/>
    <w:rsid w:val="00766C7B"/>
    <w:rsid w:val="00793FB8"/>
    <w:rsid w:val="00794804"/>
    <w:rsid w:val="007951C7"/>
    <w:rsid w:val="007B17F3"/>
    <w:rsid w:val="007B33F1"/>
    <w:rsid w:val="007B6DDA"/>
    <w:rsid w:val="007C0308"/>
    <w:rsid w:val="007C2FF2"/>
    <w:rsid w:val="007D6232"/>
    <w:rsid w:val="007D780D"/>
    <w:rsid w:val="007F1F99"/>
    <w:rsid w:val="007F48D2"/>
    <w:rsid w:val="007F5CDA"/>
    <w:rsid w:val="007F768F"/>
    <w:rsid w:val="00801ABE"/>
    <w:rsid w:val="0080488E"/>
    <w:rsid w:val="0080791D"/>
    <w:rsid w:val="00820A0F"/>
    <w:rsid w:val="00833AF0"/>
    <w:rsid w:val="00834495"/>
    <w:rsid w:val="00836367"/>
    <w:rsid w:val="00837AFE"/>
    <w:rsid w:val="00842671"/>
    <w:rsid w:val="008444F7"/>
    <w:rsid w:val="00845128"/>
    <w:rsid w:val="008453A7"/>
    <w:rsid w:val="00850633"/>
    <w:rsid w:val="00850D08"/>
    <w:rsid w:val="00862EE7"/>
    <w:rsid w:val="00873603"/>
    <w:rsid w:val="00885D94"/>
    <w:rsid w:val="00890EAC"/>
    <w:rsid w:val="008920F1"/>
    <w:rsid w:val="0089563C"/>
    <w:rsid w:val="0089725D"/>
    <w:rsid w:val="008A2384"/>
    <w:rsid w:val="008A2C7D"/>
    <w:rsid w:val="008A7405"/>
    <w:rsid w:val="008B16A4"/>
    <w:rsid w:val="008B422E"/>
    <w:rsid w:val="008B6524"/>
    <w:rsid w:val="008B7329"/>
    <w:rsid w:val="008C10EE"/>
    <w:rsid w:val="008C2669"/>
    <w:rsid w:val="008C4B23"/>
    <w:rsid w:val="008D1D62"/>
    <w:rsid w:val="008D4BCD"/>
    <w:rsid w:val="008D5715"/>
    <w:rsid w:val="008D5E85"/>
    <w:rsid w:val="008E41CF"/>
    <w:rsid w:val="008F1771"/>
    <w:rsid w:val="008F6E2C"/>
    <w:rsid w:val="008F7E16"/>
    <w:rsid w:val="009003FE"/>
    <w:rsid w:val="00901780"/>
    <w:rsid w:val="00902A8D"/>
    <w:rsid w:val="009119E1"/>
    <w:rsid w:val="009228A6"/>
    <w:rsid w:val="00924834"/>
    <w:rsid w:val="009303D9"/>
    <w:rsid w:val="00933581"/>
    <w:rsid w:val="00933C64"/>
    <w:rsid w:val="00963C0B"/>
    <w:rsid w:val="0096662F"/>
    <w:rsid w:val="009674E0"/>
    <w:rsid w:val="00970FA4"/>
    <w:rsid w:val="00972203"/>
    <w:rsid w:val="0097786F"/>
    <w:rsid w:val="009832A1"/>
    <w:rsid w:val="00983ED7"/>
    <w:rsid w:val="00995E41"/>
    <w:rsid w:val="009A19FD"/>
    <w:rsid w:val="009A1FF1"/>
    <w:rsid w:val="009A6B5E"/>
    <w:rsid w:val="009B6E7F"/>
    <w:rsid w:val="009C5EE3"/>
    <w:rsid w:val="009D3710"/>
    <w:rsid w:val="009D3C63"/>
    <w:rsid w:val="009D77EE"/>
    <w:rsid w:val="009E53E7"/>
    <w:rsid w:val="009E7CBC"/>
    <w:rsid w:val="009F1D79"/>
    <w:rsid w:val="009F1FAB"/>
    <w:rsid w:val="009F2C1E"/>
    <w:rsid w:val="009F2DE3"/>
    <w:rsid w:val="00A00B9B"/>
    <w:rsid w:val="00A059B3"/>
    <w:rsid w:val="00A13127"/>
    <w:rsid w:val="00A13339"/>
    <w:rsid w:val="00A15F98"/>
    <w:rsid w:val="00A2186F"/>
    <w:rsid w:val="00A22D47"/>
    <w:rsid w:val="00A304B4"/>
    <w:rsid w:val="00A341A0"/>
    <w:rsid w:val="00A4011A"/>
    <w:rsid w:val="00A43472"/>
    <w:rsid w:val="00A5145B"/>
    <w:rsid w:val="00A67AA5"/>
    <w:rsid w:val="00A72AC6"/>
    <w:rsid w:val="00A80CB8"/>
    <w:rsid w:val="00A97462"/>
    <w:rsid w:val="00AA0B84"/>
    <w:rsid w:val="00AA3B2D"/>
    <w:rsid w:val="00AA6C3A"/>
    <w:rsid w:val="00AC0CC9"/>
    <w:rsid w:val="00AC2F3D"/>
    <w:rsid w:val="00AE3409"/>
    <w:rsid w:val="00AE5301"/>
    <w:rsid w:val="00AF4DA6"/>
    <w:rsid w:val="00B017FD"/>
    <w:rsid w:val="00B11A60"/>
    <w:rsid w:val="00B17CDB"/>
    <w:rsid w:val="00B219CD"/>
    <w:rsid w:val="00B22613"/>
    <w:rsid w:val="00B25C34"/>
    <w:rsid w:val="00B350DE"/>
    <w:rsid w:val="00B44A76"/>
    <w:rsid w:val="00B46669"/>
    <w:rsid w:val="00B5044A"/>
    <w:rsid w:val="00B50BE0"/>
    <w:rsid w:val="00B768D1"/>
    <w:rsid w:val="00B804AE"/>
    <w:rsid w:val="00B814C8"/>
    <w:rsid w:val="00B91186"/>
    <w:rsid w:val="00BA0446"/>
    <w:rsid w:val="00BA1025"/>
    <w:rsid w:val="00BA305E"/>
    <w:rsid w:val="00BB7AF6"/>
    <w:rsid w:val="00BC3420"/>
    <w:rsid w:val="00BD1C8F"/>
    <w:rsid w:val="00BD670B"/>
    <w:rsid w:val="00BE7D3C"/>
    <w:rsid w:val="00BF5FF6"/>
    <w:rsid w:val="00C01A01"/>
    <w:rsid w:val="00C01DBC"/>
    <w:rsid w:val="00C0207F"/>
    <w:rsid w:val="00C16117"/>
    <w:rsid w:val="00C21DA4"/>
    <w:rsid w:val="00C227D8"/>
    <w:rsid w:val="00C270D2"/>
    <w:rsid w:val="00C3075A"/>
    <w:rsid w:val="00C329C7"/>
    <w:rsid w:val="00C41E5B"/>
    <w:rsid w:val="00C46022"/>
    <w:rsid w:val="00C51878"/>
    <w:rsid w:val="00C531B4"/>
    <w:rsid w:val="00C544B6"/>
    <w:rsid w:val="00C659E6"/>
    <w:rsid w:val="00C66044"/>
    <w:rsid w:val="00C74A0F"/>
    <w:rsid w:val="00C82EDF"/>
    <w:rsid w:val="00C911B6"/>
    <w:rsid w:val="00C919A4"/>
    <w:rsid w:val="00CA4392"/>
    <w:rsid w:val="00CA47C9"/>
    <w:rsid w:val="00CA6FCB"/>
    <w:rsid w:val="00CB2F48"/>
    <w:rsid w:val="00CB3BD7"/>
    <w:rsid w:val="00CC122C"/>
    <w:rsid w:val="00CC393F"/>
    <w:rsid w:val="00CC716F"/>
    <w:rsid w:val="00CC7300"/>
    <w:rsid w:val="00CD14D3"/>
    <w:rsid w:val="00CD1A7F"/>
    <w:rsid w:val="00CD36E6"/>
    <w:rsid w:val="00CE1A61"/>
    <w:rsid w:val="00CE459A"/>
    <w:rsid w:val="00CE7055"/>
    <w:rsid w:val="00CF08EB"/>
    <w:rsid w:val="00D0319F"/>
    <w:rsid w:val="00D10C29"/>
    <w:rsid w:val="00D17C72"/>
    <w:rsid w:val="00D2176E"/>
    <w:rsid w:val="00D2695D"/>
    <w:rsid w:val="00D31103"/>
    <w:rsid w:val="00D36034"/>
    <w:rsid w:val="00D4573E"/>
    <w:rsid w:val="00D5189B"/>
    <w:rsid w:val="00D540E9"/>
    <w:rsid w:val="00D552FB"/>
    <w:rsid w:val="00D57A6C"/>
    <w:rsid w:val="00D632BE"/>
    <w:rsid w:val="00D72D06"/>
    <w:rsid w:val="00D72D94"/>
    <w:rsid w:val="00D7522C"/>
    <w:rsid w:val="00D7536F"/>
    <w:rsid w:val="00D76668"/>
    <w:rsid w:val="00D95092"/>
    <w:rsid w:val="00DA5B5E"/>
    <w:rsid w:val="00DA6660"/>
    <w:rsid w:val="00DA7F55"/>
    <w:rsid w:val="00DB0020"/>
    <w:rsid w:val="00DC2D78"/>
    <w:rsid w:val="00DC35A6"/>
    <w:rsid w:val="00DC3E81"/>
    <w:rsid w:val="00DC750B"/>
    <w:rsid w:val="00DD4178"/>
    <w:rsid w:val="00DD4B51"/>
    <w:rsid w:val="00DE6D92"/>
    <w:rsid w:val="00DF06B6"/>
    <w:rsid w:val="00DF1968"/>
    <w:rsid w:val="00E07383"/>
    <w:rsid w:val="00E10BE0"/>
    <w:rsid w:val="00E165BC"/>
    <w:rsid w:val="00E17FE7"/>
    <w:rsid w:val="00E21B72"/>
    <w:rsid w:val="00E21FC9"/>
    <w:rsid w:val="00E23215"/>
    <w:rsid w:val="00E32232"/>
    <w:rsid w:val="00E5286E"/>
    <w:rsid w:val="00E577CB"/>
    <w:rsid w:val="00E60362"/>
    <w:rsid w:val="00E61E12"/>
    <w:rsid w:val="00E61EDE"/>
    <w:rsid w:val="00E65D29"/>
    <w:rsid w:val="00E7596C"/>
    <w:rsid w:val="00E75DC1"/>
    <w:rsid w:val="00E878F2"/>
    <w:rsid w:val="00E93FDC"/>
    <w:rsid w:val="00EB35C0"/>
    <w:rsid w:val="00EB37AD"/>
    <w:rsid w:val="00EC4115"/>
    <w:rsid w:val="00EC5CB0"/>
    <w:rsid w:val="00ED0149"/>
    <w:rsid w:val="00EE2CC9"/>
    <w:rsid w:val="00EE4D9D"/>
    <w:rsid w:val="00EF5A03"/>
    <w:rsid w:val="00EF7DE3"/>
    <w:rsid w:val="00F00FA5"/>
    <w:rsid w:val="00F03103"/>
    <w:rsid w:val="00F04545"/>
    <w:rsid w:val="00F05706"/>
    <w:rsid w:val="00F271DE"/>
    <w:rsid w:val="00F31F95"/>
    <w:rsid w:val="00F35154"/>
    <w:rsid w:val="00F376CB"/>
    <w:rsid w:val="00F37CE5"/>
    <w:rsid w:val="00F41F17"/>
    <w:rsid w:val="00F45E17"/>
    <w:rsid w:val="00F47A38"/>
    <w:rsid w:val="00F51143"/>
    <w:rsid w:val="00F51154"/>
    <w:rsid w:val="00F52668"/>
    <w:rsid w:val="00F624CB"/>
    <w:rsid w:val="00F627DA"/>
    <w:rsid w:val="00F65B87"/>
    <w:rsid w:val="00F67D43"/>
    <w:rsid w:val="00F70D21"/>
    <w:rsid w:val="00F7288F"/>
    <w:rsid w:val="00F847A6"/>
    <w:rsid w:val="00F848B2"/>
    <w:rsid w:val="00F9441B"/>
    <w:rsid w:val="00FA13E6"/>
    <w:rsid w:val="00FA4C32"/>
    <w:rsid w:val="00FB467B"/>
    <w:rsid w:val="00FB4EE4"/>
    <w:rsid w:val="00FC2EB9"/>
    <w:rsid w:val="00FC3C38"/>
    <w:rsid w:val="00FC7F73"/>
    <w:rsid w:val="00FD0990"/>
    <w:rsid w:val="00FD0C93"/>
    <w:rsid w:val="00FD6E08"/>
    <w:rsid w:val="00FE2507"/>
    <w:rsid w:val="00FE7114"/>
    <w:rsid w:val="00FF25A6"/>
    <w:rsid w:val="00FF35B1"/>
    <w:rsid w:val="00FF368C"/>
    <w:rsid w:val="00FF7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7F4418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iPriority="35"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3A53A4"/>
    <w:rPr>
      <w:color w:val="0563C1" w:themeColor="hyperlink"/>
      <w:u w:val="single"/>
    </w:rPr>
  </w:style>
  <w:style w:type="paragraph" w:styleId="Caption">
    <w:name w:val="caption"/>
    <w:basedOn w:val="Normal"/>
    <w:next w:val="Normal"/>
    <w:uiPriority w:val="35"/>
    <w:unhideWhenUsed/>
    <w:qFormat/>
    <w:rsid w:val="003A53A4"/>
    <w:pPr>
      <w:spacing w:after="10pt"/>
      <w:jc w:val="start"/>
    </w:pPr>
    <w:rPr>
      <w:rFonts w:asciiTheme="minorHAnsi" w:eastAsiaTheme="minorHAnsi" w:hAnsiTheme="minorHAnsi" w:cstheme="minorBidi"/>
      <w:i/>
      <w:iCs/>
      <w:color w:val="44546A" w:themeColor="text2"/>
      <w:sz w:val="18"/>
      <w:szCs w:val="18"/>
      <w:lang w:val="nl-NL"/>
    </w:rPr>
  </w:style>
  <w:style w:type="character" w:styleId="CommentReference">
    <w:name w:val="annotation reference"/>
    <w:basedOn w:val="DefaultParagraphFont"/>
    <w:uiPriority w:val="99"/>
    <w:unhideWhenUsed/>
    <w:rsid w:val="003A53A4"/>
    <w:rPr>
      <w:sz w:val="16"/>
      <w:szCs w:val="16"/>
    </w:rPr>
  </w:style>
  <w:style w:type="paragraph" w:styleId="CommentText">
    <w:name w:val="annotation text"/>
    <w:basedOn w:val="Normal"/>
    <w:link w:val="CommentTextChar"/>
    <w:uiPriority w:val="99"/>
    <w:unhideWhenUsed/>
    <w:rsid w:val="003A53A4"/>
    <w:pPr>
      <w:spacing w:after="8pt"/>
      <w:jc w:val="start"/>
    </w:pPr>
    <w:rPr>
      <w:rFonts w:asciiTheme="minorHAnsi" w:eastAsiaTheme="minorHAnsi" w:hAnsiTheme="minorHAnsi" w:cstheme="minorBidi"/>
      <w:lang w:val="nl-NL"/>
    </w:rPr>
  </w:style>
  <w:style w:type="character" w:customStyle="1" w:styleId="CommentTextChar">
    <w:name w:val="Comment Text Char"/>
    <w:basedOn w:val="DefaultParagraphFont"/>
    <w:link w:val="CommentText"/>
    <w:uiPriority w:val="99"/>
    <w:rsid w:val="003A53A4"/>
    <w:rPr>
      <w:rFonts w:asciiTheme="minorHAnsi" w:eastAsiaTheme="minorHAnsi" w:hAnsiTheme="minorHAnsi" w:cstheme="minorBidi"/>
      <w:lang w:val="nl-NL"/>
    </w:rPr>
  </w:style>
  <w:style w:type="table" w:styleId="TableGrid">
    <w:name w:val="Table Grid"/>
    <w:basedOn w:val="TableNormal"/>
    <w:uiPriority w:val="59"/>
    <w:rsid w:val="003A53A4"/>
    <w:rPr>
      <w:rFonts w:asciiTheme="minorHAnsi" w:eastAsiaTheme="minorHAnsi" w:hAnsiTheme="minorHAnsi" w:cstheme="minorBidi"/>
      <w:sz w:val="22"/>
      <w:szCs w:val="22"/>
      <w:lang w:val="nl-N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BalloonText">
    <w:name w:val="Balloon Text"/>
    <w:basedOn w:val="Normal"/>
    <w:link w:val="BalloonTextChar"/>
    <w:rsid w:val="003A53A4"/>
    <w:rPr>
      <w:rFonts w:ascii="Segoe UI" w:hAnsi="Segoe UI" w:cs="Segoe UI"/>
      <w:sz w:val="18"/>
      <w:szCs w:val="18"/>
    </w:rPr>
  </w:style>
  <w:style w:type="character" w:customStyle="1" w:styleId="BalloonTextChar">
    <w:name w:val="Balloon Text Char"/>
    <w:basedOn w:val="DefaultParagraphFont"/>
    <w:link w:val="BalloonText"/>
    <w:rsid w:val="003A53A4"/>
    <w:rPr>
      <w:rFonts w:ascii="Segoe UI" w:hAnsi="Segoe UI" w:cs="Segoe UI"/>
      <w:sz w:val="18"/>
      <w:szCs w:val="18"/>
    </w:rPr>
  </w:style>
  <w:style w:type="character" w:customStyle="1" w:styleId="Heading5Char">
    <w:name w:val="Heading 5 Char"/>
    <w:basedOn w:val="DefaultParagraphFont"/>
    <w:link w:val="Heading5"/>
    <w:rsid w:val="005852AC"/>
    <w:rPr>
      <w:smallCaps/>
      <w:noProof/>
    </w:rPr>
  </w:style>
  <w:style w:type="character" w:customStyle="1" w:styleId="UnresolvedMention1">
    <w:name w:val="Unresolved Mention1"/>
    <w:basedOn w:val="DefaultParagraphFont"/>
    <w:uiPriority w:val="99"/>
    <w:semiHidden/>
    <w:unhideWhenUsed/>
    <w:rsid w:val="00885D94"/>
    <w:rPr>
      <w:color w:val="605E5C"/>
      <w:shd w:val="clear" w:color="auto" w:fill="E1DFDD"/>
    </w:rPr>
  </w:style>
  <w:style w:type="paragraph" w:styleId="CommentSubject">
    <w:name w:val="annotation subject"/>
    <w:basedOn w:val="CommentText"/>
    <w:next w:val="CommentText"/>
    <w:link w:val="CommentSubjectChar"/>
    <w:rsid w:val="00F67D43"/>
    <w:pPr>
      <w:spacing w:after="0pt"/>
      <w:jc w:val="center"/>
    </w:pPr>
    <w:rPr>
      <w:rFonts w:ascii="Times New Roman" w:eastAsia="SimSun" w:hAnsi="Times New Roman" w:cs="Times New Roman"/>
      <w:b/>
      <w:bCs/>
      <w:lang w:val="en-US"/>
    </w:rPr>
  </w:style>
  <w:style w:type="character" w:customStyle="1" w:styleId="CommentSubjectChar">
    <w:name w:val="Comment Subject Char"/>
    <w:basedOn w:val="CommentTextChar"/>
    <w:link w:val="CommentSubject"/>
    <w:rsid w:val="00F67D43"/>
    <w:rPr>
      <w:rFonts w:asciiTheme="minorHAnsi" w:eastAsiaTheme="minorHAnsi" w:hAnsiTheme="minorHAnsi" w:cstheme="minorBidi"/>
      <w:b/>
      <w:bCs/>
      <w:lang w:val="nl-NL"/>
    </w:rPr>
  </w:style>
  <w:style w:type="character" w:customStyle="1" w:styleId="Heading2Char">
    <w:name w:val="Heading 2 Char"/>
    <w:basedOn w:val="DefaultParagraphFont"/>
    <w:link w:val="Heading2"/>
    <w:rsid w:val="005E7E80"/>
    <w:rPr>
      <w:i/>
      <w:iCs/>
      <w:noProof/>
    </w:rPr>
  </w:style>
  <w:style w:type="character" w:customStyle="1" w:styleId="UnresolvedMention2">
    <w:name w:val="Unresolved Mention2"/>
    <w:basedOn w:val="DefaultParagraphFont"/>
    <w:uiPriority w:val="99"/>
    <w:semiHidden/>
    <w:unhideWhenUsed/>
    <w:rsid w:val="00F04545"/>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450248258">
      <w:bodyDiv w:val="1"/>
      <w:marLeft w:val="0pt"/>
      <w:marRight w:val="0pt"/>
      <w:marTop w:val="0pt"/>
      <w:marBottom w:val="0pt"/>
      <w:divBdr>
        <w:top w:val="none" w:sz="0" w:space="0" w:color="auto"/>
        <w:left w:val="none" w:sz="0" w:space="0" w:color="auto"/>
        <w:bottom w:val="none" w:sz="0" w:space="0" w:color="auto"/>
        <w:right w:val="none" w:sz="0" w:space="0" w:color="auto"/>
      </w:divBdr>
    </w:div>
    <w:div w:id="884831552">
      <w:bodyDiv w:val="1"/>
      <w:marLeft w:val="0pt"/>
      <w:marRight w:val="0pt"/>
      <w:marTop w:val="0pt"/>
      <w:marBottom w:val="0pt"/>
      <w:divBdr>
        <w:top w:val="none" w:sz="0" w:space="0" w:color="auto"/>
        <w:left w:val="none" w:sz="0" w:space="0" w:color="auto"/>
        <w:bottom w:val="none" w:sz="0" w:space="0" w:color="auto"/>
        <w:right w:val="none" w:sz="0" w:space="0" w:color="auto"/>
      </w:divBdr>
    </w:div>
    <w:div w:id="1217200513">
      <w:bodyDiv w:val="1"/>
      <w:marLeft w:val="0pt"/>
      <w:marRight w:val="0pt"/>
      <w:marTop w:val="0pt"/>
      <w:marBottom w:val="0pt"/>
      <w:divBdr>
        <w:top w:val="none" w:sz="0" w:space="0" w:color="auto"/>
        <w:left w:val="none" w:sz="0" w:space="0" w:color="auto"/>
        <w:bottom w:val="none" w:sz="0" w:space="0" w:color="auto"/>
        <w:right w:val="none" w:sz="0" w:space="0" w:color="auto"/>
      </w:divBdr>
    </w:div>
    <w:div w:id="1443528037">
      <w:bodyDiv w:val="1"/>
      <w:marLeft w:val="0pt"/>
      <w:marRight w:val="0pt"/>
      <w:marTop w:val="0pt"/>
      <w:marBottom w:val="0pt"/>
      <w:divBdr>
        <w:top w:val="none" w:sz="0" w:space="0" w:color="auto"/>
        <w:left w:val="none" w:sz="0" w:space="0" w:color="auto"/>
        <w:bottom w:val="none" w:sz="0" w:space="0" w:color="auto"/>
        <w:right w:val="none" w:sz="0" w:space="0" w:color="auto"/>
      </w:divBdr>
    </w:div>
    <w:div w:id="172576114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png"/><Relationship Id="rId18" Type="http://schemas.microsoft.com/office/2007/relationships/diagramDrawing" Target="diagrams/drawing1.xml"/><Relationship Id="rId26" Type="http://purl.oclc.org/ooxml/officeDocument/relationships/diagramColors" Target="diagrams/colors2.xml"/><Relationship Id="rId3" Type="http://purl.oclc.org/ooxml/officeDocument/relationships/styles" Target="styles.xml"/><Relationship Id="rId21" Type="http://purl.oclc.org/ooxml/officeDocument/relationships/image" Target="media/image5.png"/><Relationship Id="rId34" Type="http://purl.oclc.org/ooxml/officeDocument/relationships/hyperlink" Target="https://keras.io/applications/" TargetMode="External"/><Relationship Id="rId7" Type="http://purl.oclc.org/ooxml/officeDocument/relationships/endnotes" Target="endnotes.xml"/><Relationship Id="rId12" Type="http://purl.oclc.org/ooxml/officeDocument/relationships/image" Target="media/image1.png"/><Relationship Id="rId17" Type="http://purl.oclc.org/ooxml/officeDocument/relationships/diagramColors" Target="diagrams/colors1.xml"/><Relationship Id="rId25" Type="http://purl.oclc.org/ooxml/officeDocument/relationships/diagramQuickStyle" Target="diagrams/quickStyle2.xml"/><Relationship Id="rId33" Type="http://purl.oclc.org/ooxml/officeDocument/relationships/hyperlink" Target="https://breastpathq.grand-challenge.org/" TargetMode="External"/><Relationship Id="rId38" Type="http://purl.oclc.org/ooxml/officeDocument/relationships/theme" Target="theme/theme1.xml"/><Relationship Id="rId2" Type="http://purl.oclc.org/ooxml/officeDocument/relationships/numbering" Target="numbering.xml"/><Relationship Id="rId16" Type="http://purl.oclc.org/ooxml/officeDocument/relationships/diagramQuickStyle" Target="diagrams/quickStyle1.xml"/><Relationship Id="rId20" Type="http://purl.oclc.org/ooxml/officeDocument/relationships/image" Target="media/image4.png"/><Relationship Id="rId29"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schemas.microsoft.com/office/2016/09/relationships/commentsIds" Target="commentsIds.xml"/><Relationship Id="rId24" Type="http://purl.oclc.org/ooxml/officeDocument/relationships/diagramLayout" Target="diagrams/layout2.xml"/><Relationship Id="rId32" Type="http://purl.oclc.org/ooxml/officeDocument/relationships/hyperlink" Target="https://www.cancer.org/content/dam/cancer-org/research/cancer-facts-and-statistics/breast-cancer-facts-and-figures/breast-cancer-facts-and-figures-2017-2018.pdf" TargetMode="External"/><Relationship Id="rId37" Type="http://schemas.microsoft.com/office/2011/relationships/people" Target="people.xml"/><Relationship Id="rId5" Type="http://purl.oclc.org/ooxml/officeDocument/relationships/webSettings" Target="webSettings.xml"/><Relationship Id="rId15" Type="http://purl.oclc.org/ooxml/officeDocument/relationships/diagramLayout" Target="diagrams/layout1.xml"/><Relationship Id="rId23" Type="http://purl.oclc.org/ooxml/officeDocument/relationships/diagramData" Target="diagrams/data2.xml"/><Relationship Id="rId28" Type="http://purl.oclc.org/ooxml/officeDocument/relationships/image" Target="media/image7.png"/><Relationship Id="rId36" Type="http://purl.oclc.org/ooxml/officeDocument/relationships/fontTable" Target="fontTable.xml"/><Relationship Id="rId10" Type="http://schemas.microsoft.com/office/2011/relationships/commentsExtended" Target="commentsExtended.xml"/><Relationship Id="rId19" Type="http://purl.oclc.org/ooxml/officeDocument/relationships/image" Target="media/image3.png"/><Relationship Id="rId31" Type="http://purl.oclc.org/ooxml/officeDocument/relationships/image" Target="media/image10.png"/><Relationship Id="rId4" Type="http://purl.oclc.org/ooxml/officeDocument/relationships/settings" Target="settings.xml"/><Relationship Id="rId9" Type="http://purl.oclc.org/ooxml/officeDocument/relationships/comments" Target="comments.xml"/><Relationship Id="rId14" Type="http://purl.oclc.org/ooxml/officeDocument/relationships/diagramData" Target="diagrams/data1.xml"/><Relationship Id="rId22" Type="http://purl.oclc.org/ooxml/officeDocument/relationships/image" Target="media/image6.png"/><Relationship Id="rId27" Type="http://schemas.microsoft.com/office/2007/relationships/diagramDrawing" Target="diagrams/drawing2.xml"/><Relationship Id="rId30" Type="http://purl.oclc.org/ooxml/officeDocument/relationships/image" Target="media/image9.png"/><Relationship Id="rId35" Type="http://purl.oclc.org/ooxml/officeDocument/relationships/hyperlink" Target="http://spiechallenges.cloudapp.net/competitions/14" TargetMode="External"/></Relationships>
</file>

<file path=word/diagrams/colors1.xml><?xml version="1.0" encoding="utf-8"?>
<dgm:colorsDef xmlns:dgm="http://purl.oclc.org/ooxml/drawingml/diagram" xmlns:a="http://purl.oclc.org/ooxml/drawingml/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
      </a:schemeClr>
    </dgm:fillClrLst>
    <dgm:linClrLst meth="repeat">
      <a:schemeClr val="accent1">
        <a:tint val="60%"/>
      </a:schemeClr>
    </dgm:linClrLst>
    <dgm:effectClrLst/>
    <dgm:txLinClrLst/>
    <dgm:txFillClrLst/>
    <dgm:txEffectClrLst/>
  </dgm:styleLbl>
  <dgm:styleLbl name="fgSibTrans2D1">
    <dgm:fillClrLst meth="repeat">
      <a:schemeClr val="accent1">
        <a:tint val="60%"/>
      </a:schemeClr>
    </dgm:fillClrLst>
    <dgm:linClrLst meth="repeat">
      <a:schemeClr val="accent1">
        <a:tint val="60%"/>
      </a:schemeClr>
    </dgm:linClrLst>
    <dgm:effectClrLst/>
    <dgm:txLinClrLst/>
    <dgm:txFillClrLst/>
    <dgm:txEffectClrLst/>
  </dgm:styleLbl>
  <dgm:styleLbl name="bgSibTrans2D1">
    <dgm:fillClrLst meth="repeat">
      <a:schemeClr val="accent1">
        <a:tint val="60%"/>
      </a:schemeClr>
    </dgm:fillClrLst>
    <dgm:linClrLst meth="repeat">
      <a:schemeClr val="accent1">
        <a:tint val="6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
      </a:schemeClr>
    </dgm:fillClrLst>
    <dgm:linClrLst meth="repeat">
      <a:schemeClr val="accent1">
        <a:tint val="6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f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align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bg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fgAcc0">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
        <a:alpha val="4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purl.oclc.org/ooxml/drawingml/diagram" xmlns:a="http://purl.oclc.org/ooxml/drawingml/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
      </a:schemeClr>
    </dgm:fillClrLst>
    <dgm:linClrLst meth="repeat">
      <a:schemeClr val="accent1">
        <a:tint val="60%"/>
      </a:schemeClr>
    </dgm:linClrLst>
    <dgm:effectClrLst/>
    <dgm:txLinClrLst/>
    <dgm:txFillClrLst/>
    <dgm:txEffectClrLst/>
  </dgm:styleLbl>
  <dgm:styleLbl name="fgSibTrans2D1">
    <dgm:fillClrLst meth="repeat">
      <a:schemeClr val="accent1">
        <a:tint val="60%"/>
      </a:schemeClr>
    </dgm:fillClrLst>
    <dgm:linClrLst meth="repeat">
      <a:schemeClr val="accent1">
        <a:tint val="60%"/>
      </a:schemeClr>
    </dgm:linClrLst>
    <dgm:effectClrLst/>
    <dgm:txLinClrLst/>
    <dgm:txFillClrLst/>
    <dgm:txEffectClrLst/>
  </dgm:styleLbl>
  <dgm:styleLbl name="bgSibTrans2D1">
    <dgm:fillClrLst meth="repeat">
      <a:schemeClr val="accent1">
        <a:tint val="60%"/>
      </a:schemeClr>
    </dgm:fillClrLst>
    <dgm:linClrLst meth="repeat">
      <a:schemeClr val="accent1">
        <a:tint val="6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
      </a:schemeClr>
    </dgm:fillClrLst>
    <dgm:linClrLst meth="repeat">
      <a:schemeClr val="accent1">
        <a:tint val="6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f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align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bg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fgAcc0">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
        <a:alpha val="4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purl.oclc.org/ooxml/drawingml/diagram" xmlns:a="http://purl.oclc.org/ooxml/drawingml/main">
  <dgm:ptLst>
    <dgm:pt modelId="{6C5554C5-3D1A-4416-969C-EBE94486472B}" type="doc">
      <dgm:prSet loTypeId="urn:microsoft.com/office/officeart/2005/8/layout/process2" loCatId="process" qsTypeId="urn:microsoft.com/office/officeart/2005/8/quickstyle/simple1" qsCatId="simple" csTypeId="urn:microsoft.com/office/officeart/2005/8/colors/accent1_2" csCatId="accent1" phldr="1"/>
      <dgm:spPr>
        <a:scene3d>
          <a:camera prst="orthographicFront">
            <a:rot lat="0" lon="0" rev="0"/>
          </a:camera>
          <a:lightRig rig="threePt" dir="t"/>
        </a:scene3d>
      </dgm:spPr>
      <dgm:t>
        <a:bodyPr/>
        <a:lstStyle/>
        <a:p>
          <a:endParaRPr lang="nl-NL"/>
        </a:p>
      </dgm:t>
    </dgm:pt>
    <dgm:pt modelId="{1CCD7B55-5D24-4B98-9E71-DF57AE4A62F9}">
      <dgm:prSet phldrT="[Text]"/>
      <dgm:spPr/>
      <dgm:t>
        <a:bodyPr/>
        <a:lstStyle/>
        <a:p>
          <a:r>
            <a:rPr lang="nl-NL"/>
            <a:t>Image</a:t>
          </a:r>
        </a:p>
      </dgm:t>
    </dgm:pt>
    <dgm:pt modelId="{5A53E9FC-460B-46CB-B218-1F956277D457}" type="parTrans" cxnId="{6A276BCF-479F-47FD-86EB-46AEF89CED29}">
      <dgm:prSet/>
      <dgm:spPr/>
      <dgm:t>
        <a:bodyPr/>
        <a:lstStyle/>
        <a:p>
          <a:endParaRPr lang="nl-NL"/>
        </a:p>
      </dgm:t>
    </dgm:pt>
    <dgm:pt modelId="{1C4FB031-8178-463F-B506-EC61518ED6C3}" type="sibTrans" cxnId="{6A276BCF-479F-47FD-86EB-46AEF89CED29}">
      <dgm:prSet/>
      <dgm:spPr/>
      <dgm:t>
        <a:bodyPr/>
        <a:lstStyle/>
        <a:p>
          <a:endParaRPr lang="nl-NL"/>
        </a:p>
      </dgm:t>
    </dgm:pt>
    <dgm:pt modelId="{492951BE-73CE-4ED2-B45D-E8215566BE0E}">
      <dgm:prSet phldrT="[Text]">
        <dgm:style>
          <a:lnRef idx="2">
            <a:schemeClr val="accent2">
              <a:shade val="50%"/>
            </a:schemeClr>
          </a:lnRef>
          <a:fillRef idx="1">
            <a:schemeClr val="accent2"/>
          </a:fillRef>
          <a:effectRef idx="0">
            <a:schemeClr val="accent2"/>
          </a:effectRef>
          <a:fontRef idx="minor">
            <a:schemeClr val="lt1"/>
          </a:fontRef>
        </dgm:style>
      </dgm:prSet>
      <dgm:spPr/>
      <dgm:t>
        <a:bodyPr/>
        <a:lstStyle/>
        <a:p>
          <a:r>
            <a:rPr lang="nl-NL"/>
            <a:t>2x 3x3 Conv, 64</a:t>
          </a:r>
        </a:p>
      </dgm:t>
    </dgm:pt>
    <dgm:pt modelId="{5F848B42-4A4A-4975-B7EF-4835AC8363FA}" type="parTrans" cxnId="{B0793020-0621-4B87-9E5C-DCE7EC72AD6A}">
      <dgm:prSet/>
      <dgm:spPr/>
      <dgm:t>
        <a:bodyPr/>
        <a:lstStyle/>
        <a:p>
          <a:endParaRPr lang="nl-NL"/>
        </a:p>
      </dgm:t>
    </dgm:pt>
    <dgm:pt modelId="{9B718630-753A-4788-8186-A2B762019124}" type="sibTrans" cxnId="{B0793020-0621-4B87-9E5C-DCE7EC72AD6A}">
      <dgm:prSet/>
      <dgm:spPr/>
      <dgm:t>
        <a:bodyPr/>
        <a:lstStyle/>
        <a:p>
          <a:endParaRPr lang="nl-NL"/>
        </a:p>
      </dgm:t>
    </dgm:pt>
    <dgm:pt modelId="{C027FA5D-9B21-48A7-BA43-BE35FC1028FE}">
      <dgm:prSet/>
      <dgm:spPr/>
      <dgm:t>
        <a:bodyPr/>
        <a:lstStyle/>
        <a:p>
          <a:r>
            <a:rPr lang="nl-NL"/>
            <a:t>Maxpool</a:t>
          </a:r>
        </a:p>
      </dgm:t>
    </dgm:pt>
    <dgm:pt modelId="{D9E6D57D-04ED-486F-836F-9D13EFCD7A1E}" type="parTrans" cxnId="{BE47233F-482C-45E2-842A-82968650AAFF}">
      <dgm:prSet/>
      <dgm:spPr/>
      <dgm:t>
        <a:bodyPr/>
        <a:lstStyle/>
        <a:p>
          <a:endParaRPr lang="nl-NL"/>
        </a:p>
      </dgm:t>
    </dgm:pt>
    <dgm:pt modelId="{745131EA-9C84-457F-A16F-54395486190C}" type="sibTrans" cxnId="{BE47233F-482C-45E2-842A-82968650AAFF}">
      <dgm:prSet/>
      <dgm:spPr/>
      <dgm:t>
        <a:bodyPr/>
        <a:lstStyle/>
        <a:p>
          <a:endParaRPr lang="nl-NL"/>
        </a:p>
      </dgm:t>
    </dgm:pt>
    <dgm:pt modelId="{C4B4E6CE-A483-4A52-BC8A-FE89ED3CB8C4}">
      <dgm:prSet>
        <dgm:style>
          <a:lnRef idx="2">
            <a:schemeClr val="accent2">
              <a:shade val="50%"/>
            </a:schemeClr>
          </a:lnRef>
          <a:fillRef idx="1">
            <a:schemeClr val="accent2"/>
          </a:fillRef>
          <a:effectRef idx="0">
            <a:schemeClr val="accent2"/>
          </a:effectRef>
          <a:fontRef idx="minor">
            <a:schemeClr val="lt1"/>
          </a:fontRef>
        </dgm:style>
      </dgm:prSet>
      <dgm:spPr/>
      <dgm:t>
        <a:bodyPr/>
        <a:lstStyle/>
        <a:p>
          <a:r>
            <a:rPr lang="nl-NL"/>
            <a:t>2x 3x3 Conv, 128</a:t>
          </a:r>
        </a:p>
      </dgm:t>
    </dgm:pt>
    <dgm:pt modelId="{5397E538-552C-4151-BE83-3FE687CB8D80}" type="parTrans" cxnId="{1DA1C81E-DF5C-4795-B6E3-5074A1E24704}">
      <dgm:prSet/>
      <dgm:spPr/>
      <dgm:t>
        <a:bodyPr/>
        <a:lstStyle/>
        <a:p>
          <a:endParaRPr lang="nl-NL"/>
        </a:p>
      </dgm:t>
    </dgm:pt>
    <dgm:pt modelId="{E439CEAF-6E24-4195-AAED-BD1452E37C4D}" type="sibTrans" cxnId="{1DA1C81E-DF5C-4795-B6E3-5074A1E24704}">
      <dgm:prSet/>
      <dgm:spPr/>
      <dgm:t>
        <a:bodyPr/>
        <a:lstStyle/>
        <a:p>
          <a:endParaRPr lang="nl-NL"/>
        </a:p>
      </dgm:t>
    </dgm:pt>
    <dgm:pt modelId="{F52F35E2-2C05-4023-9CA0-58966F4299E0}">
      <dgm:prSet/>
      <dgm:spPr/>
      <dgm:t>
        <a:bodyPr/>
        <a:lstStyle/>
        <a:p>
          <a:r>
            <a:rPr lang="nl-NL"/>
            <a:t>Maxpool</a:t>
          </a:r>
        </a:p>
      </dgm:t>
    </dgm:pt>
    <dgm:pt modelId="{75386E8C-F0F7-4938-9226-B4615843D23C}" type="parTrans" cxnId="{AA404996-DB03-4A5E-9422-CB78272A9FC7}">
      <dgm:prSet/>
      <dgm:spPr/>
      <dgm:t>
        <a:bodyPr/>
        <a:lstStyle/>
        <a:p>
          <a:endParaRPr lang="nl-NL"/>
        </a:p>
      </dgm:t>
    </dgm:pt>
    <dgm:pt modelId="{AF5F2A1F-C2D5-4665-AA9B-A81B90F0FF6A}" type="sibTrans" cxnId="{AA404996-DB03-4A5E-9422-CB78272A9FC7}">
      <dgm:prSet/>
      <dgm:spPr/>
      <dgm:t>
        <a:bodyPr/>
        <a:lstStyle/>
        <a:p>
          <a:endParaRPr lang="nl-NL"/>
        </a:p>
      </dgm:t>
    </dgm:pt>
    <dgm:pt modelId="{AA442446-438F-4A2A-B8B8-17FBC3CB3AFF}">
      <dgm:prSet>
        <dgm:style>
          <a:lnRef idx="2">
            <a:schemeClr val="accent2">
              <a:shade val="50%"/>
            </a:schemeClr>
          </a:lnRef>
          <a:fillRef idx="1">
            <a:schemeClr val="accent2"/>
          </a:fillRef>
          <a:effectRef idx="0">
            <a:schemeClr val="accent2"/>
          </a:effectRef>
          <a:fontRef idx="minor">
            <a:schemeClr val="lt1"/>
          </a:fontRef>
        </dgm:style>
      </dgm:prSet>
      <dgm:spPr/>
      <dgm:t>
        <a:bodyPr/>
        <a:lstStyle/>
        <a:p>
          <a:r>
            <a:rPr lang="nl-NL"/>
            <a:t>4x 3x3 Conv, 256</a:t>
          </a:r>
        </a:p>
      </dgm:t>
    </dgm:pt>
    <dgm:pt modelId="{F23EF3D1-D87D-428D-ACA0-FD5424830FC9}" type="parTrans" cxnId="{640FF78C-BB2F-42AA-8360-7464F0CF3059}">
      <dgm:prSet/>
      <dgm:spPr/>
      <dgm:t>
        <a:bodyPr/>
        <a:lstStyle/>
        <a:p>
          <a:endParaRPr lang="nl-NL"/>
        </a:p>
      </dgm:t>
    </dgm:pt>
    <dgm:pt modelId="{1127BDB4-E011-4BC4-BC19-E4313CF7A62C}" type="sibTrans" cxnId="{640FF78C-BB2F-42AA-8360-7464F0CF3059}">
      <dgm:prSet/>
      <dgm:spPr/>
      <dgm:t>
        <a:bodyPr/>
        <a:lstStyle/>
        <a:p>
          <a:endParaRPr lang="nl-NL"/>
        </a:p>
      </dgm:t>
    </dgm:pt>
    <dgm:pt modelId="{872D415C-15E6-475B-A284-5FD6978E6F41}">
      <dgm:prSet/>
      <dgm:spPr/>
      <dgm:t>
        <a:bodyPr/>
        <a:lstStyle/>
        <a:p>
          <a:r>
            <a:rPr lang="nl-NL"/>
            <a:t>Maxpool</a:t>
          </a:r>
        </a:p>
      </dgm:t>
    </dgm:pt>
    <dgm:pt modelId="{F51850E7-0D85-4CDC-A122-8F7AAAC10A85}" type="parTrans" cxnId="{9D833C88-3852-4DFB-89DE-EA9B6F3232E4}">
      <dgm:prSet/>
      <dgm:spPr/>
      <dgm:t>
        <a:bodyPr/>
        <a:lstStyle/>
        <a:p>
          <a:endParaRPr lang="nl-NL"/>
        </a:p>
      </dgm:t>
    </dgm:pt>
    <dgm:pt modelId="{4BE846F1-A544-4BE6-A05B-990293BBA19D}" type="sibTrans" cxnId="{9D833C88-3852-4DFB-89DE-EA9B6F3232E4}">
      <dgm:prSet/>
      <dgm:spPr/>
      <dgm:t>
        <a:bodyPr/>
        <a:lstStyle/>
        <a:p>
          <a:endParaRPr lang="nl-NL"/>
        </a:p>
      </dgm:t>
    </dgm:pt>
    <dgm:pt modelId="{50832F3F-D548-45DA-80DD-6CF147710453}">
      <dgm:prSet>
        <dgm:style>
          <a:lnRef idx="2">
            <a:schemeClr val="accent2">
              <a:shade val="50%"/>
            </a:schemeClr>
          </a:lnRef>
          <a:fillRef idx="1">
            <a:schemeClr val="accent2"/>
          </a:fillRef>
          <a:effectRef idx="0">
            <a:schemeClr val="accent2"/>
          </a:effectRef>
          <a:fontRef idx="minor">
            <a:schemeClr val="lt1"/>
          </a:fontRef>
        </dgm:style>
      </dgm:prSet>
      <dgm:spPr/>
      <dgm:t>
        <a:bodyPr/>
        <a:lstStyle/>
        <a:p>
          <a:r>
            <a:rPr lang="nl-NL"/>
            <a:t>4x 3x3 Conv, 512</a:t>
          </a:r>
        </a:p>
      </dgm:t>
    </dgm:pt>
    <dgm:pt modelId="{9EBB0874-3224-42CD-9EB2-E2F467BF9B0A}" type="parTrans" cxnId="{EE26F0BD-218D-45B7-8935-9D705B168575}">
      <dgm:prSet/>
      <dgm:spPr/>
      <dgm:t>
        <a:bodyPr/>
        <a:lstStyle/>
        <a:p>
          <a:endParaRPr lang="nl-NL"/>
        </a:p>
      </dgm:t>
    </dgm:pt>
    <dgm:pt modelId="{A7A1CFFD-5CA0-43B6-A25A-5CE0A611724F}" type="sibTrans" cxnId="{EE26F0BD-218D-45B7-8935-9D705B168575}">
      <dgm:prSet/>
      <dgm:spPr/>
      <dgm:t>
        <a:bodyPr/>
        <a:lstStyle/>
        <a:p>
          <a:endParaRPr lang="nl-NL"/>
        </a:p>
      </dgm:t>
    </dgm:pt>
    <dgm:pt modelId="{F81DE0EE-BE36-462E-96CB-17701CBA4F11}">
      <dgm:prSet/>
      <dgm:spPr/>
      <dgm:t>
        <a:bodyPr/>
        <a:lstStyle/>
        <a:p>
          <a:r>
            <a:rPr lang="nl-NL"/>
            <a:t>Maxpool</a:t>
          </a:r>
        </a:p>
      </dgm:t>
    </dgm:pt>
    <dgm:pt modelId="{52F64BC2-5969-4961-A333-982BBD9671CD}" type="parTrans" cxnId="{F42502FD-8836-4D96-9CE0-97A07497DD50}">
      <dgm:prSet/>
      <dgm:spPr/>
      <dgm:t>
        <a:bodyPr/>
        <a:lstStyle/>
        <a:p>
          <a:endParaRPr lang="nl-NL"/>
        </a:p>
      </dgm:t>
    </dgm:pt>
    <dgm:pt modelId="{0276660B-2CD2-487C-8595-AF01CD6C5308}" type="sibTrans" cxnId="{F42502FD-8836-4D96-9CE0-97A07497DD50}">
      <dgm:prSet/>
      <dgm:spPr/>
      <dgm:t>
        <a:bodyPr/>
        <a:lstStyle/>
        <a:p>
          <a:endParaRPr lang="nl-NL"/>
        </a:p>
      </dgm:t>
    </dgm:pt>
    <dgm:pt modelId="{DE1FB54A-9287-4374-8F10-97CE7CD1B9A1}">
      <dgm:prSet>
        <dgm:style>
          <a:lnRef idx="2">
            <a:schemeClr val="accent2">
              <a:shade val="50%"/>
            </a:schemeClr>
          </a:lnRef>
          <a:fillRef idx="1">
            <a:schemeClr val="accent2"/>
          </a:fillRef>
          <a:effectRef idx="0">
            <a:schemeClr val="accent2"/>
          </a:effectRef>
          <a:fontRef idx="minor">
            <a:schemeClr val="lt1"/>
          </a:fontRef>
        </dgm:style>
      </dgm:prSet>
      <dgm:spPr/>
      <dgm:t>
        <a:bodyPr/>
        <a:lstStyle/>
        <a:p>
          <a:r>
            <a:rPr lang="nl-NL"/>
            <a:t>4x 3x3 Conv, 512</a:t>
          </a:r>
        </a:p>
      </dgm:t>
    </dgm:pt>
    <dgm:pt modelId="{BADD8B20-4FFF-4144-BDE4-3EA419A4BB01}" type="parTrans" cxnId="{F1370910-2186-4EB5-8217-AE9365A54AD2}">
      <dgm:prSet/>
      <dgm:spPr/>
      <dgm:t>
        <a:bodyPr/>
        <a:lstStyle/>
        <a:p>
          <a:endParaRPr lang="nl-NL"/>
        </a:p>
      </dgm:t>
    </dgm:pt>
    <dgm:pt modelId="{A9A63F82-FAC8-4EE4-8C8A-43EE21000E5A}" type="sibTrans" cxnId="{F1370910-2186-4EB5-8217-AE9365A54AD2}">
      <dgm:prSet/>
      <dgm:spPr/>
      <dgm:t>
        <a:bodyPr/>
        <a:lstStyle/>
        <a:p>
          <a:endParaRPr lang="nl-NL"/>
        </a:p>
      </dgm:t>
    </dgm:pt>
    <dgm:pt modelId="{509EFDB7-F2B3-4505-8D3E-45CD6F668033}">
      <dgm:prSet/>
      <dgm:spPr/>
      <dgm:t>
        <a:bodyPr/>
        <a:lstStyle/>
        <a:p>
          <a:r>
            <a:rPr lang="nl-NL"/>
            <a:t>Maxpool</a:t>
          </a:r>
        </a:p>
      </dgm:t>
    </dgm:pt>
    <dgm:pt modelId="{5EBB7A5D-0ED6-4985-B2FE-3C97DD91E1A3}" type="parTrans" cxnId="{069BE352-909E-4D00-A969-3A71B0D6F82E}">
      <dgm:prSet/>
      <dgm:spPr/>
      <dgm:t>
        <a:bodyPr/>
        <a:lstStyle/>
        <a:p>
          <a:endParaRPr lang="nl-NL"/>
        </a:p>
      </dgm:t>
    </dgm:pt>
    <dgm:pt modelId="{52993C4D-5323-4D01-BB3F-1405DF7A781A}" type="sibTrans" cxnId="{069BE352-909E-4D00-A969-3A71B0D6F82E}">
      <dgm:prSet/>
      <dgm:spPr/>
      <dgm:t>
        <a:bodyPr/>
        <a:lstStyle/>
        <a:p>
          <a:endParaRPr lang="nl-NL"/>
        </a:p>
      </dgm:t>
    </dgm:pt>
    <dgm:pt modelId="{A6E5FE29-6EC8-456B-8BC5-BACE1D7AF035}">
      <dgm:prSet>
        <dgm:style>
          <a:lnRef idx="2">
            <a:schemeClr val="accent3">
              <a:shade val="50%"/>
            </a:schemeClr>
          </a:lnRef>
          <a:fillRef idx="1">
            <a:schemeClr val="accent3"/>
          </a:fillRef>
          <a:effectRef idx="0">
            <a:schemeClr val="accent3"/>
          </a:effectRef>
          <a:fontRef idx="minor">
            <a:schemeClr val="lt1"/>
          </a:fontRef>
        </dgm:style>
      </dgm:prSet>
      <dgm:spPr/>
      <dgm:t>
        <a:bodyPr/>
        <a:lstStyle/>
        <a:p>
          <a:r>
            <a:rPr lang="nl-NL"/>
            <a:t>2x Dense, 4096 Neurons</a:t>
          </a:r>
        </a:p>
      </dgm:t>
    </dgm:pt>
    <dgm:pt modelId="{F575F989-A5BD-4DC3-9B49-73DD30DBF0FD}" type="parTrans" cxnId="{017648AD-5D30-4940-B848-53659B923FFB}">
      <dgm:prSet/>
      <dgm:spPr/>
      <dgm:t>
        <a:bodyPr/>
        <a:lstStyle/>
        <a:p>
          <a:endParaRPr lang="nl-NL"/>
        </a:p>
      </dgm:t>
    </dgm:pt>
    <dgm:pt modelId="{CF77EB54-42CD-44E1-801F-33CF769F4CEE}" type="sibTrans" cxnId="{017648AD-5D30-4940-B848-53659B923FFB}">
      <dgm:prSet/>
      <dgm:spPr/>
      <dgm:t>
        <a:bodyPr/>
        <a:lstStyle/>
        <a:p>
          <a:endParaRPr lang="nl-NL"/>
        </a:p>
      </dgm:t>
    </dgm:pt>
    <dgm:pt modelId="{ED301663-E510-4A41-BC7A-D6352F2AA358}">
      <dgm:prSet>
        <dgm:style>
          <a:lnRef idx="2">
            <a:schemeClr val="accent3">
              <a:shade val="50%"/>
            </a:schemeClr>
          </a:lnRef>
          <a:fillRef idx="1">
            <a:schemeClr val="accent3"/>
          </a:fillRef>
          <a:effectRef idx="0">
            <a:schemeClr val="accent3"/>
          </a:effectRef>
          <a:fontRef idx="minor">
            <a:schemeClr val="lt1"/>
          </a:fontRef>
        </dgm:style>
      </dgm:prSet>
      <dgm:spPr/>
      <dgm:t>
        <a:bodyPr/>
        <a:lstStyle/>
        <a:p>
          <a:r>
            <a:rPr lang="nl-NL"/>
            <a:t>Dense, 1000 eurons</a:t>
          </a:r>
        </a:p>
      </dgm:t>
    </dgm:pt>
    <dgm:pt modelId="{77896F42-49A1-47D2-BDE4-8A0F2BE0DE0C}" type="parTrans" cxnId="{7F1BAE46-4E8B-497B-9F8A-302819E70D71}">
      <dgm:prSet/>
      <dgm:spPr/>
      <dgm:t>
        <a:bodyPr/>
        <a:lstStyle/>
        <a:p>
          <a:endParaRPr lang="nl-NL"/>
        </a:p>
      </dgm:t>
    </dgm:pt>
    <dgm:pt modelId="{BC1C214D-74A3-436F-9551-CDD0097DB581}" type="sibTrans" cxnId="{7F1BAE46-4E8B-497B-9F8A-302819E70D71}">
      <dgm:prSet/>
      <dgm:spPr/>
      <dgm:t>
        <a:bodyPr/>
        <a:lstStyle/>
        <a:p>
          <a:endParaRPr lang="nl-NL"/>
        </a:p>
      </dgm:t>
    </dgm:pt>
    <dgm:pt modelId="{A319B9AD-138C-4B01-83FB-F94FA6783D67}">
      <dgm:prSet/>
      <dgm:spPr/>
      <dgm:t>
        <a:bodyPr/>
        <a:lstStyle/>
        <a:p>
          <a:r>
            <a:rPr lang="nl-NL"/>
            <a:t>Softmax</a:t>
          </a:r>
        </a:p>
      </dgm:t>
    </dgm:pt>
    <dgm:pt modelId="{761315C4-A515-4EB0-B2B2-62EFC8E297A5}" type="parTrans" cxnId="{0DB8A3DB-3F99-4922-B4A0-AFF688501BC2}">
      <dgm:prSet/>
      <dgm:spPr/>
      <dgm:t>
        <a:bodyPr/>
        <a:lstStyle/>
        <a:p>
          <a:endParaRPr lang="nl-NL"/>
        </a:p>
      </dgm:t>
    </dgm:pt>
    <dgm:pt modelId="{9DF140AC-1289-4004-B45A-9D5B3791BE77}" type="sibTrans" cxnId="{0DB8A3DB-3F99-4922-B4A0-AFF688501BC2}">
      <dgm:prSet/>
      <dgm:spPr/>
      <dgm:t>
        <a:bodyPr/>
        <a:lstStyle/>
        <a:p>
          <a:endParaRPr lang="nl-NL"/>
        </a:p>
      </dgm:t>
    </dgm:pt>
    <dgm:pt modelId="{576D75D3-5055-422C-860F-651B5A572A84}" type="pres">
      <dgm:prSet presAssocID="{6C5554C5-3D1A-4416-969C-EBE94486472B}" presName="linearFlow" presStyleCnt="0">
        <dgm:presLayoutVars>
          <dgm:resizeHandles val="exact"/>
        </dgm:presLayoutVars>
      </dgm:prSet>
      <dgm:spPr/>
    </dgm:pt>
    <dgm:pt modelId="{AE4D539A-CC73-4841-A84A-9F20C0B52179}" type="pres">
      <dgm:prSet presAssocID="{1CCD7B55-5D24-4B98-9E71-DF57AE4A62F9}" presName="node" presStyleLbl="node1" presStyleIdx="0" presStyleCnt="14">
        <dgm:presLayoutVars>
          <dgm:bulletEnabled val="1"/>
        </dgm:presLayoutVars>
      </dgm:prSet>
      <dgm:spPr/>
    </dgm:pt>
    <dgm:pt modelId="{4A8D9C16-82EC-4A05-8919-E3D7D8B5C162}" type="pres">
      <dgm:prSet presAssocID="{1C4FB031-8178-463F-B506-EC61518ED6C3}" presName="sibTrans" presStyleLbl="sibTrans2D1" presStyleIdx="0" presStyleCnt="13"/>
      <dgm:spPr/>
    </dgm:pt>
    <dgm:pt modelId="{91631F90-6D11-450F-A7C6-80E47FB69AD9}" type="pres">
      <dgm:prSet presAssocID="{1C4FB031-8178-463F-B506-EC61518ED6C3}" presName="connectorText" presStyleLbl="sibTrans2D1" presStyleIdx="0" presStyleCnt="13"/>
      <dgm:spPr/>
    </dgm:pt>
    <dgm:pt modelId="{A9F50CA3-4646-4C58-80F6-FF5C25F14916}" type="pres">
      <dgm:prSet presAssocID="{492951BE-73CE-4ED2-B45D-E8215566BE0E}" presName="node" presStyleLbl="node1" presStyleIdx="1" presStyleCnt="14">
        <dgm:presLayoutVars>
          <dgm:bulletEnabled val="1"/>
        </dgm:presLayoutVars>
      </dgm:prSet>
      <dgm:spPr/>
    </dgm:pt>
    <dgm:pt modelId="{66C93A2C-622B-4880-961F-0A634C23B6DE}" type="pres">
      <dgm:prSet presAssocID="{9B718630-753A-4788-8186-A2B762019124}" presName="sibTrans" presStyleLbl="sibTrans2D1" presStyleIdx="1" presStyleCnt="13"/>
      <dgm:spPr/>
    </dgm:pt>
    <dgm:pt modelId="{B12C72AA-B054-4F77-A584-3E91DA7259A3}" type="pres">
      <dgm:prSet presAssocID="{9B718630-753A-4788-8186-A2B762019124}" presName="connectorText" presStyleLbl="sibTrans2D1" presStyleIdx="1" presStyleCnt="13"/>
      <dgm:spPr/>
    </dgm:pt>
    <dgm:pt modelId="{70E3FA7E-ABCF-47E8-8341-107E9DFAECB6}" type="pres">
      <dgm:prSet presAssocID="{C027FA5D-9B21-48A7-BA43-BE35FC1028FE}" presName="node" presStyleLbl="node1" presStyleIdx="2" presStyleCnt="14">
        <dgm:presLayoutVars>
          <dgm:bulletEnabled val="1"/>
        </dgm:presLayoutVars>
      </dgm:prSet>
      <dgm:spPr/>
    </dgm:pt>
    <dgm:pt modelId="{84B8B1DA-F6E6-47FF-B688-717BAC3BA7A2}" type="pres">
      <dgm:prSet presAssocID="{745131EA-9C84-457F-A16F-54395486190C}" presName="sibTrans" presStyleLbl="sibTrans2D1" presStyleIdx="2" presStyleCnt="13"/>
      <dgm:spPr/>
    </dgm:pt>
    <dgm:pt modelId="{8853C516-099E-4735-A81D-763245A43275}" type="pres">
      <dgm:prSet presAssocID="{745131EA-9C84-457F-A16F-54395486190C}" presName="connectorText" presStyleLbl="sibTrans2D1" presStyleIdx="2" presStyleCnt="13"/>
      <dgm:spPr/>
    </dgm:pt>
    <dgm:pt modelId="{0EF432A7-7FF5-4E64-BDE3-97300D06E60F}" type="pres">
      <dgm:prSet presAssocID="{C4B4E6CE-A483-4A52-BC8A-FE89ED3CB8C4}" presName="node" presStyleLbl="node1" presStyleIdx="3" presStyleCnt="14">
        <dgm:presLayoutVars>
          <dgm:bulletEnabled val="1"/>
        </dgm:presLayoutVars>
      </dgm:prSet>
      <dgm:spPr/>
    </dgm:pt>
    <dgm:pt modelId="{BF775663-6D31-42EC-B056-BBB91BDC5AB4}" type="pres">
      <dgm:prSet presAssocID="{E439CEAF-6E24-4195-AAED-BD1452E37C4D}" presName="sibTrans" presStyleLbl="sibTrans2D1" presStyleIdx="3" presStyleCnt="13"/>
      <dgm:spPr/>
    </dgm:pt>
    <dgm:pt modelId="{B5ED9E02-CA71-43BE-A8C7-DB9482B0C197}" type="pres">
      <dgm:prSet presAssocID="{E439CEAF-6E24-4195-AAED-BD1452E37C4D}" presName="connectorText" presStyleLbl="sibTrans2D1" presStyleIdx="3" presStyleCnt="13"/>
      <dgm:spPr/>
    </dgm:pt>
    <dgm:pt modelId="{C4D6CFDD-5F4C-48A1-8D41-67033294D70A}" type="pres">
      <dgm:prSet presAssocID="{F52F35E2-2C05-4023-9CA0-58966F4299E0}" presName="node" presStyleLbl="node1" presStyleIdx="4" presStyleCnt="14">
        <dgm:presLayoutVars>
          <dgm:bulletEnabled val="1"/>
        </dgm:presLayoutVars>
      </dgm:prSet>
      <dgm:spPr/>
    </dgm:pt>
    <dgm:pt modelId="{F87FE46C-5818-449E-8006-F8971B9ACE63}" type="pres">
      <dgm:prSet presAssocID="{AF5F2A1F-C2D5-4665-AA9B-A81B90F0FF6A}" presName="sibTrans" presStyleLbl="sibTrans2D1" presStyleIdx="4" presStyleCnt="13"/>
      <dgm:spPr/>
    </dgm:pt>
    <dgm:pt modelId="{F86AAACC-2260-4D15-9B50-4AE11BF3085D}" type="pres">
      <dgm:prSet presAssocID="{AF5F2A1F-C2D5-4665-AA9B-A81B90F0FF6A}" presName="connectorText" presStyleLbl="sibTrans2D1" presStyleIdx="4" presStyleCnt="13"/>
      <dgm:spPr/>
    </dgm:pt>
    <dgm:pt modelId="{6DF7D32B-C44E-48DD-9DB0-B46410A66662}" type="pres">
      <dgm:prSet presAssocID="{AA442446-438F-4A2A-B8B8-17FBC3CB3AFF}" presName="node" presStyleLbl="node1" presStyleIdx="5" presStyleCnt="14">
        <dgm:presLayoutVars>
          <dgm:bulletEnabled val="1"/>
        </dgm:presLayoutVars>
      </dgm:prSet>
      <dgm:spPr/>
    </dgm:pt>
    <dgm:pt modelId="{1D20D6A7-981F-48A9-864A-0B59FD4C5E6A}" type="pres">
      <dgm:prSet presAssocID="{1127BDB4-E011-4BC4-BC19-E4313CF7A62C}" presName="sibTrans" presStyleLbl="sibTrans2D1" presStyleIdx="5" presStyleCnt="13"/>
      <dgm:spPr/>
    </dgm:pt>
    <dgm:pt modelId="{61F77081-A670-40C2-9C03-CFD8E0A4A554}" type="pres">
      <dgm:prSet presAssocID="{1127BDB4-E011-4BC4-BC19-E4313CF7A62C}" presName="connectorText" presStyleLbl="sibTrans2D1" presStyleIdx="5" presStyleCnt="13"/>
      <dgm:spPr/>
    </dgm:pt>
    <dgm:pt modelId="{68121BDA-5BE6-45DF-B835-1E7890AB50B6}" type="pres">
      <dgm:prSet presAssocID="{872D415C-15E6-475B-A284-5FD6978E6F41}" presName="node" presStyleLbl="node1" presStyleIdx="6" presStyleCnt="14">
        <dgm:presLayoutVars>
          <dgm:bulletEnabled val="1"/>
        </dgm:presLayoutVars>
      </dgm:prSet>
      <dgm:spPr/>
    </dgm:pt>
    <dgm:pt modelId="{A599FDD7-029F-44E2-AA2B-1CA780BA659B}" type="pres">
      <dgm:prSet presAssocID="{4BE846F1-A544-4BE6-A05B-990293BBA19D}" presName="sibTrans" presStyleLbl="sibTrans2D1" presStyleIdx="6" presStyleCnt="13"/>
      <dgm:spPr/>
    </dgm:pt>
    <dgm:pt modelId="{F87030BD-6DA8-4D03-A58B-608AB34FDF8B}" type="pres">
      <dgm:prSet presAssocID="{4BE846F1-A544-4BE6-A05B-990293BBA19D}" presName="connectorText" presStyleLbl="sibTrans2D1" presStyleIdx="6" presStyleCnt="13"/>
      <dgm:spPr/>
    </dgm:pt>
    <dgm:pt modelId="{16EF7787-2D80-44A5-AE8A-376B17176D33}" type="pres">
      <dgm:prSet presAssocID="{50832F3F-D548-45DA-80DD-6CF147710453}" presName="node" presStyleLbl="node1" presStyleIdx="7" presStyleCnt="14">
        <dgm:presLayoutVars>
          <dgm:bulletEnabled val="1"/>
        </dgm:presLayoutVars>
      </dgm:prSet>
      <dgm:spPr/>
    </dgm:pt>
    <dgm:pt modelId="{037468BF-E8FF-4F8A-A353-159D9E1A739E}" type="pres">
      <dgm:prSet presAssocID="{A7A1CFFD-5CA0-43B6-A25A-5CE0A611724F}" presName="sibTrans" presStyleLbl="sibTrans2D1" presStyleIdx="7" presStyleCnt="13"/>
      <dgm:spPr/>
    </dgm:pt>
    <dgm:pt modelId="{5D49B2DC-253A-4651-989E-E853A26D3DBC}" type="pres">
      <dgm:prSet presAssocID="{A7A1CFFD-5CA0-43B6-A25A-5CE0A611724F}" presName="connectorText" presStyleLbl="sibTrans2D1" presStyleIdx="7" presStyleCnt="13"/>
      <dgm:spPr/>
    </dgm:pt>
    <dgm:pt modelId="{05765A65-05CC-4BF9-BD4F-B11CA90E4C15}" type="pres">
      <dgm:prSet presAssocID="{F81DE0EE-BE36-462E-96CB-17701CBA4F11}" presName="node" presStyleLbl="node1" presStyleIdx="8" presStyleCnt="14">
        <dgm:presLayoutVars>
          <dgm:bulletEnabled val="1"/>
        </dgm:presLayoutVars>
      </dgm:prSet>
      <dgm:spPr/>
    </dgm:pt>
    <dgm:pt modelId="{6AC64277-6B82-42FB-9D6D-41CFCB5E1104}" type="pres">
      <dgm:prSet presAssocID="{0276660B-2CD2-487C-8595-AF01CD6C5308}" presName="sibTrans" presStyleLbl="sibTrans2D1" presStyleIdx="8" presStyleCnt="13"/>
      <dgm:spPr/>
    </dgm:pt>
    <dgm:pt modelId="{69E8EA63-0418-4EE9-9FAA-2FCB8AEF2731}" type="pres">
      <dgm:prSet presAssocID="{0276660B-2CD2-487C-8595-AF01CD6C5308}" presName="connectorText" presStyleLbl="sibTrans2D1" presStyleIdx="8" presStyleCnt="13"/>
      <dgm:spPr/>
    </dgm:pt>
    <dgm:pt modelId="{227995A4-CC26-4732-8265-E86E1008D9A4}" type="pres">
      <dgm:prSet presAssocID="{DE1FB54A-9287-4374-8F10-97CE7CD1B9A1}" presName="node" presStyleLbl="node1" presStyleIdx="9" presStyleCnt="14">
        <dgm:presLayoutVars>
          <dgm:bulletEnabled val="1"/>
        </dgm:presLayoutVars>
      </dgm:prSet>
      <dgm:spPr/>
    </dgm:pt>
    <dgm:pt modelId="{D9834A20-4DB1-4510-9300-0699F3D4A3AF}" type="pres">
      <dgm:prSet presAssocID="{A9A63F82-FAC8-4EE4-8C8A-43EE21000E5A}" presName="sibTrans" presStyleLbl="sibTrans2D1" presStyleIdx="9" presStyleCnt="13"/>
      <dgm:spPr/>
    </dgm:pt>
    <dgm:pt modelId="{9912443B-FFA2-48C6-933A-480DCD62DF49}" type="pres">
      <dgm:prSet presAssocID="{A9A63F82-FAC8-4EE4-8C8A-43EE21000E5A}" presName="connectorText" presStyleLbl="sibTrans2D1" presStyleIdx="9" presStyleCnt="13"/>
      <dgm:spPr/>
    </dgm:pt>
    <dgm:pt modelId="{17F4C238-7765-47F0-B109-CE59C0D41B51}" type="pres">
      <dgm:prSet presAssocID="{509EFDB7-F2B3-4505-8D3E-45CD6F668033}" presName="node" presStyleLbl="node1" presStyleIdx="10" presStyleCnt="14">
        <dgm:presLayoutVars>
          <dgm:bulletEnabled val="1"/>
        </dgm:presLayoutVars>
      </dgm:prSet>
      <dgm:spPr/>
    </dgm:pt>
    <dgm:pt modelId="{74C90EC6-DB52-482D-8F02-B5EDBF62A9C6}" type="pres">
      <dgm:prSet presAssocID="{52993C4D-5323-4D01-BB3F-1405DF7A781A}" presName="sibTrans" presStyleLbl="sibTrans2D1" presStyleIdx="10" presStyleCnt="13"/>
      <dgm:spPr/>
    </dgm:pt>
    <dgm:pt modelId="{5DDBE4BA-EBE9-41BF-B8E2-2D1836A260E3}" type="pres">
      <dgm:prSet presAssocID="{52993C4D-5323-4D01-BB3F-1405DF7A781A}" presName="connectorText" presStyleLbl="sibTrans2D1" presStyleIdx="10" presStyleCnt="13"/>
      <dgm:spPr/>
    </dgm:pt>
    <dgm:pt modelId="{1D428CB0-1F7B-4A29-A293-F1FF11474162}" type="pres">
      <dgm:prSet presAssocID="{A6E5FE29-6EC8-456B-8BC5-BACE1D7AF035}" presName="node" presStyleLbl="node1" presStyleIdx="11" presStyleCnt="14">
        <dgm:presLayoutVars>
          <dgm:bulletEnabled val="1"/>
        </dgm:presLayoutVars>
      </dgm:prSet>
      <dgm:spPr/>
    </dgm:pt>
    <dgm:pt modelId="{A1F321C5-C319-41AA-BD81-4694E179BB07}" type="pres">
      <dgm:prSet presAssocID="{CF77EB54-42CD-44E1-801F-33CF769F4CEE}" presName="sibTrans" presStyleLbl="sibTrans2D1" presStyleIdx="11" presStyleCnt="13"/>
      <dgm:spPr/>
    </dgm:pt>
    <dgm:pt modelId="{9E1F09C1-9CC8-44D8-B3EE-170FD5860DAD}" type="pres">
      <dgm:prSet presAssocID="{CF77EB54-42CD-44E1-801F-33CF769F4CEE}" presName="connectorText" presStyleLbl="sibTrans2D1" presStyleIdx="11" presStyleCnt="13"/>
      <dgm:spPr/>
    </dgm:pt>
    <dgm:pt modelId="{DD4FDE0D-6AFB-433A-88C5-0A4BE4091BE8}" type="pres">
      <dgm:prSet presAssocID="{ED301663-E510-4A41-BC7A-D6352F2AA358}" presName="node" presStyleLbl="node1" presStyleIdx="12" presStyleCnt="14">
        <dgm:presLayoutVars>
          <dgm:bulletEnabled val="1"/>
        </dgm:presLayoutVars>
      </dgm:prSet>
      <dgm:spPr/>
    </dgm:pt>
    <dgm:pt modelId="{550BFCCD-6441-413C-AF13-BEBA6ADC923B}" type="pres">
      <dgm:prSet presAssocID="{BC1C214D-74A3-436F-9551-CDD0097DB581}" presName="sibTrans" presStyleLbl="sibTrans2D1" presStyleIdx="12" presStyleCnt="13"/>
      <dgm:spPr/>
    </dgm:pt>
    <dgm:pt modelId="{234BA0F0-10F4-4E83-8B11-4F671E522484}" type="pres">
      <dgm:prSet presAssocID="{BC1C214D-74A3-436F-9551-CDD0097DB581}" presName="connectorText" presStyleLbl="sibTrans2D1" presStyleIdx="12" presStyleCnt="13"/>
      <dgm:spPr/>
    </dgm:pt>
    <dgm:pt modelId="{BB9FEFBC-D82F-4298-8A9C-5EC2BF1B259C}" type="pres">
      <dgm:prSet presAssocID="{A319B9AD-138C-4B01-83FB-F94FA6783D67}" presName="node" presStyleLbl="node1" presStyleIdx="13" presStyleCnt="14">
        <dgm:presLayoutVars>
          <dgm:bulletEnabled val="1"/>
        </dgm:presLayoutVars>
      </dgm:prSet>
      <dgm:spPr/>
    </dgm:pt>
  </dgm:ptLst>
  <dgm:cxnLst>
    <dgm:cxn modelId="{BA508702-B687-4B00-A768-C190436F17EA}" type="presOf" srcId="{ED301663-E510-4A41-BC7A-D6352F2AA358}" destId="{DD4FDE0D-6AFB-433A-88C5-0A4BE4091BE8}" srcOrd="0" destOrd="0" presId="urn:microsoft.com/office/officeart/2005/8/layout/process2"/>
    <dgm:cxn modelId="{B6FF630A-6B42-4090-91FB-DE851BD32163}" type="presOf" srcId="{AF5F2A1F-C2D5-4665-AA9B-A81B90F0FF6A}" destId="{F86AAACC-2260-4D15-9B50-4AE11BF3085D}" srcOrd="1" destOrd="0" presId="urn:microsoft.com/office/officeart/2005/8/layout/process2"/>
    <dgm:cxn modelId="{F1370910-2186-4EB5-8217-AE9365A54AD2}" srcId="{6C5554C5-3D1A-4416-969C-EBE94486472B}" destId="{DE1FB54A-9287-4374-8F10-97CE7CD1B9A1}" srcOrd="9" destOrd="0" parTransId="{BADD8B20-4FFF-4144-BDE4-3EA419A4BB01}" sibTransId="{A9A63F82-FAC8-4EE4-8C8A-43EE21000E5A}"/>
    <dgm:cxn modelId="{98817E18-D3F4-4570-8C53-6A2A6B30D1FF}" type="presOf" srcId="{A9A63F82-FAC8-4EE4-8C8A-43EE21000E5A}" destId="{9912443B-FFA2-48C6-933A-480DCD62DF49}" srcOrd="1" destOrd="0" presId="urn:microsoft.com/office/officeart/2005/8/layout/process2"/>
    <dgm:cxn modelId="{E7F5A91A-8496-4208-ABC6-EEA41A0A424C}" type="presOf" srcId="{DE1FB54A-9287-4374-8F10-97CE7CD1B9A1}" destId="{227995A4-CC26-4732-8265-E86E1008D9A4}" srcOrd="0" destOrd="0" presId="urn:microsoft.com/office/officeart/2005/8/layout/process2"/>
    <dgm:cxn modelId="{C04E621B-FBA1-4243-82AD-80E89E596BEB}" type="presOf" srcId="{A7A1CFFD-5CA0-43B6-A25A-5CE0A611724F}" destId="{037468BF-E8FF-4F8A-A353-159D9E1A739E}" srcOrd="0" destOrd="0" presId="urn:microsoft.com/office/officeart/2005/8/layout/process2"/>
    <dgm:cxn modelId="{9EBE031E-2C5E-4508-BAE8-A29284470954}" type="presOf" srcId="{CF77EB54-42CD-44E1-801F-33CF769F4CEE}" destId="{9E1F09C1-9CC8-44D8-B3EE-170FD5860DAD}" srcOrd="1" destOrd="0" presId="urn:microsoft.com/office/officeart/2005/8/layout/process2"/>
    <dgm:cxn modelId="{1DA1C81E-DF5C-4795-B6E3-5074A1E24704}" srcId="{6C5554C5-3D1A-4416-969C-EBE94486472B}" destId="{C4B4E6CE-A483-4A52-BC8A-FE89ED3CB8C4}" srcOrd="3" destOrd="0" parTransId="{5397E538-552C-4151-BE83-3FE687CB8D80}" sibTransId="{E439CEAF-6E24-4195-AAED-BD1452E37C4D}"/>
    <dgm:cxn modelId="{B0793020-0621-4B87-9E5C-DCE7EC72AD6A}" srcId="{6C5554C5-3D1A-4416-969C-EBE94486472B}" destId="{492951BE-73CE-4ED2-B45D-E8215566BE0E}" srcOrd="1" destOrd="0" parTransId="{5F848B42-4A4A-4975-B7EF-4835AC8363FA}" sibTransId="{9B718630-753A-4788-8186-A2B762019124}"/>
    <dgm:cxn modelId="{334B2A2A-97F5-47E2-AFAA-7F6D630B2C7B}" type="presOf" srcId="{492951BE-73CE-4ED2-B45D-E8215566BE0E}" destId="{A9F50CA3-4646-4C58-80F6-FF5C25F14916}" srcOrd="0" destOrd="0" presId="urn:microsoft.com/office/officeart/2005/8/layout/process2"/>
    <dgm:cxn modelId="{47319D33-0014-49A2-B7C5-77D6A3E37D4B}" type="presOf" srcId="{1127BDB4-E011-4BC4-BC19-E4313CF7A62C}" destId="{1D20D6A7-981F-48A9-864A-0B59FD4C5E6A}" srcOrd="0" destOrd="0" presId="urn:microsoft.com/office/officeart/2005/8/layout/process2"/>
    <dgm:cxn modelId="{8052CD33-C32A-49B6-9372-94676ACFC385}" type="presOf" srcId="{A7A1CFFD-5CA0-43B6-A25A-5CE0A611724F}" destId="{5D49B2DC-253A-4651-989E-E853A26D3DBC}" srcOrd="1" destOrd="0" presId="urn:microsoft.com/office/officeart/2005/8/layout/process2"/>
    <dgm:cxn modelId="{D4D82D38-33F9-4493-A1F1-F22A64C5CB19}" type="presOf" srcId="{4BE846F1-A544-4BE6-A05B-990293BBA19D}" destId="{F87030BD-6DA8-4D03-A58B-608AB34FDF8B}" srcOrd="1" destOrd="0" presId="urn:microsoft.com/office/officeart/2005/8/layout/process2"/>
    <dgm:cxn modelId="{E22C583E-36BC-4B2E-9A4E-BAF4CC708A1B}" type="presOf" srcId="{CF77EB54-42CD-44E1-801F-33CF769F4CEE}" destId="{A1F321C5-C319-41AA-BD81-4694E179BB07}" srcOrd="0" destOrd="0" presId="urn:microsoft.com/office/officeart/2005/8/layout/process2"/>
    <dgm:cxn modelId="{BE47233F-482C-45E2-842A-82968650AAFF}" srcId="{6C5554C5-3D1A-4416-969C-EBE94486472B}" destId="{C027FA5D-9B21-48A7-BA43-BE35FC1028FE}" srcOrd="2" destOrd="0" parTransId="{D9E6D57D-04ED-486F-836F-9D13EFCD7A1E}" sibTransId="{745131EA-9C84-457F-A16F-54395486190C}"/>
    <dgm:cxn modelId="{3C935460-82B5-40CC-9863-9374A29ED51F}" type="presOf" srcId="{A9A63F82-FAC8-4EE4-8C8A-43EE21000E5A}" destId="{D9834A20-4DB1-4510-9300-0699F3D4A3AF}" srcOrd="0" destOrd="0" presId="urn:microsoft.com/office/officeart/2005/8/layout/process2"/>
    <dgm:cxn modelId="{FC657B45-974F-4C85-9476-4ED9A76FFA92}" type="presOf" srcId="{50832F3F-D548-45DA-80DD-6CF147710453}" destId="{16EF7787-2D80-44A5-AE8A-376B17176D33}" srcOrd="0" destOrd="0" presId="urn:microsoft.com/office/officeart/2005/8/layout/process2"/>
    <dgm:cxn modelId="{F7344946-CF43-4FFF-A6DC-C6B5099AC766}" type="presOf" srcId="{509EFDB7-F2B3-4505-8D3E-45CD6F668033}" destId="{17F4C238-7765-47F0-B109-CE59C0D41B51}" srcOrd="0" destOrd="0" presId="urn:microsoft.com/office/officeart/2005/8/layout/process2"/>
    <dgm:cxn modelId="{7F1BAE46-4E8B-497B-9F8A-302819E70D71}" srcId="{6C5554C5-3D1A-4416-969C-EBE94486472B}" destId="{ED301663-E510-4A41-BC7A-D6352F2AA358}" srcOrd="12" destOrd="0" parTransId="{77896F42-49A1-47D2-BDE4-8A0F2BE0DE0C}" sibTransId="{BC1C214D-74A3-436F-9551-CDD0097DB581}"/>
    <dgm:cxn modelId="{3339B048-0348-408E-BCB3-A5DC60B1F40D}" type="presOf" srcId="{A319B9AD-138C-4B01-83FB-F94FA6783D67}" destId="{BB9FEFBC-D82F-4298-8A9C-5EC2BF1B259C}" srcOrd="0" destOrd="0" presId="urn:microsoft.com/office/officeart/2005/8/layout/process2"/>
    <dgm:cxn modelId="{B683DA6A-818B-4E4A-8102-1E0F3E1E14E4}" type="presOf" srcId="{AA442446-438F-4A2A-B8B8-17FBC3CB3AFF}" destId="{6DF7D32B-C44E-48DD-9DB0-B46410A66662}" srcOrd="0" destOrd="0" presId="urn:microsoft.com/office/officeart/2005/8/layout/process2"/>
    <dgm:cxn modelId="{BD609951-6171-49DE-BE63-08DA84156481}" type="presOf" srcId="{A6E5FE29-6EC8-456B-8BC5-BACE1D7AF035}" destId="{1D428CB0-1F7B-4A29-A293-F1FF11474162}" srcOrd="0" destOrd="0" presId="urn:microsoft.com/office/officeart/2005/8/layout/process2"/>
    <dgm:cxn modelId="{1BAFC452-368E-44FD-83D8-AE1B23B73EAF}" type="presOf" srcId="{6C5554C5-3D1A-4416-969C-EBE94486472B}" destId="{576D75D3-5055-422C-860F-651B5A572A84}" srcOrd="0" destOrd="0" presId="urn:microsoft.com/office/officeart/2005/8/layout/process2"/>
    <dgm:cxn modelId="{069BE352-909E-4D00-A969-3A71B0D6F82E}" srcId="{6C5554C5-3D1A-4416-969C-EBE94486472B}" destId="{509EFDB7-F2B3-4505-8D3E-45CD6F668033}" srcOrd="10" destOrd="0" parTransId="{5EBB7A5D-0ED6-4985-B2FE-3C97DD91E1A3}" sibTransId="{52993C4D-5323-4D01-BB3F-1405DF7A781A}"/>
    <dgm:cxn modelId="{F46AFE73-7877-4523-97A0-9BF49AEC77EA}" type="presOf" srcId="{BC1C214D-74A3-436F-9551-CDD0097DB581}" destId="{550BFCCD-6441-413C-AF13-BEBA6ADC923B}" srcOrd="0" destOrd="0" presId="urn:microsoft.com/office/officeart/2005/8/layout/process2"/>
    <dgm:cxn modelId="{772C3076-72F6-4605-B769-12F71B3A0171}" type="presOf" srcId="{BC1C214D-74A3-436F-9551-CDD0097DB581}" destId="{234BA0F0-10F4-4E83-8B11-4F671E522484}" srcOrd="1" destOrd="0" presId="urn:microsoft.com/office/officeart/2005/8/layout/process2"/>
    <dgm:cxn modelId="{A260E978-7A36-4B56-BE0E-BB689E634072}" type="presOf" srcId="{F52F35E2-2C05-4023-9CA0-58966F4299E0}" destId="{C4D6CFDD-5F4C-48A1-8D41-67033294D70A}" srcOrd="0" destOrd="0" presId="urn:microsoft.com/office/officeart/2005/8/layout/process2"/>
    <dgm:cxn modelId="{BB73C459-8F84-467F-B004-5AB84F915307}" type="presOf" srcId="{1C4FB031-8178-463F-B506-EC61518ED6C3}" destId="{4A8D9C16-82EC-4A05-8919-E3D7D8B5C162}" srcOrd="0" destOrd="0" presId="urn:microsoft.com/office/officeart/2005/8/layout/process2"/>
    <dgm:cxn modelId="{41CF797D-A8BE-44C9-80C4-E3E845483029}" type="presOf" srcId="{E439CEAF-6E24-4195-AAED-BD1452E37C4D}" destId="{BF775663-6D31-42EC-B056-BBB91BDC5AB4}" srcOrd="0" destOrd="0" presId="urn:microsoft.com/office/officeart/2005/8/layout/process2"/>
    <dgm:cxn modelId="{9D833C88-3852-4DFB-89DE-EA9B6F3232E4}" srcId="{6C5554C5-3D1A-4416-969C-EBE94486472B}" destId="{872D415C-15E6-475B-A284-5FD6978E6F41}" srcOrd="6" destOrd="0" parTransId="{F51850E7-0D85-4CDC-A122-8F7AAAC10A85}" sibTransId="{4BE846F1-A544-4BE6-A05B-990293BBA19D}"/>
    <dgm:cxn modelId="{640FF78C-BB2F-42AA-8360-7464F0CF3059}" srcId="{6C5554C5-3D1A-4416-969C-EBE94486472B}" destId="{AA442446-438F-4A2A-B8B8-17FBC3CB3AFF}" srcOrd="5" destOrd="0" parTransId="{F23EF3D1-D87D-428D-ACA0-FD5424830FC9}" sibTransId="{1127BDB4-E011-4BC4-BC19-E4313CF7A62C}"/>
    <dgm:cxn modelId="{DD56818D-8018-4B95-BBCD-03F7EB59D699}" type="presOf" srcId="{F81DE0EE-BE36-462E-96CB-17701CBA4F11}" destId="{05765A65-05CC-4BF9-BD4F-B11CA90E4C15}" srcOrd="0" destOrd="0" presId="urn:microsoft.com/office/officeart/2005/8/layout/process2"/>
    <dgm:cxn modelId="{FB356D91-ED14-4386-AB49-B624B9B4EBC9}" type="presOf" srcId="{9B718630-753A-4788-8186-A2B762019124}" destId="{66C93A2C-622B-4880-961F-0A634C23B6DE}" srcOrd="0" destOrd="0" presId="urn:microsoft.com/office/officeart/2005/8/layout/process2"/>
    <dgm:cxn modelId="{07345D94-19DB-4253-A105-6D86B57BA9DF}" type="presOf" srcId="{1127BDB4-E011-4BC4-BC19-E4313CF7A62C}" destId="{61F77081-A670-40C2-9C03-CFD8E0A4A554}" srcOrd="1" destOrd="0" presId="urn:microsoft.com/office/officeart/2005/8/layout/process2"/>
    <dgm:cxn modelId="{3EA71E95-8780-40E0-ABF4-F5FCCDA65B95}" type="presOf" srcId="{C027FA5D-9B21-48A7-BA43-BE35FC1028FE}" destId="{70E3FA7E-ABCF-47E8-8341-107E9DFAECB6}" srcOrd="0" destOrd="0" presId="urn:microsoft.com/office/officeart/2005/8/layout/process2"/>
    <dgm:cxn modelId="{AA404996-DB03-4A5E-9422-CB78272A9FC7}" srcId="{6C5554C5-3D1A-4416-969C-EBE94486472B}" destId="{F52F35E2-2C05-4023-9CA0-58966F4299E0}" srcOrd="4" destOrd="0" parTransId="{75386E8C-F0F7-4938-9226-B4615843D23C}" sibTransId="{AF5F2A1F-C2D5-4665-AA9B-A81B90F0FF6A}"/>
    <dgm:cxn modelId="{AF1C7B96-FD09-46F9-84D5-D23C30A3416F}" type="presOf" srcId="{E439CEAF-6E24-4195-AAED-BD1452E37C4D}" destId="{B5ED9E02-CA71-43BE-A8C7-DB9482B0C197}" srcOrd="1" destOrd="0" presId="urn:microsoft.com/office/officeart/2005/8/layout/process2"/>
    <dgm:cxn modelId="{277B299C-E6CE-4E08-92DE-70921B62F6E9}" type="presOf" srcId="{9B718630-753A-4788-8186-A2B762019124}" destId="{B12C72AA-B054-4F77-A584-3E91DA7259A3}" srcOrd="1" destOrd="0" presId="urn:microsoft.com/office/officeart/2005/8/layout/process2"/>
    <dgm:cxn modelId="{4356769F-D183-44B0-A7A4-6A9FBD3CBC49}" type="presOf" srcId="{745131EA-9C84-457F-A16F-54395486190C}" destId="{8853C516-099E-4735-A81D-763245A43275}" srcOrd="1" destOrd="0" presId="urn:microsoft.com/office/officeart/2005/8/layout/process2"/>
    <dgm:cxn modelId="{580550A4-3852-4FE0-8D02-12AAB7D16B39}" type="presOf" srcId="{AF5F2A1F-C2D5-4665-AA9B-A81B90F0FF6A}" destId="{F87FE46C-5818-449E-8006-F8971B9ACE63}" srcOrd="0" destOrd="0" presId="urn:microsoft.com/office/officeart/2005/8/layout/process2"/>
    <dgm:cxn modelId="{E20C51AB-EEDD-4CE3-805B-0C7729E74666}" type="presOf" srcId="{1C4FB031-8178-463F-B506-EC61518ED6C3}" destId="{91631F90-6D11-450F-A7C6-80E47FB69AD9}" srcOrd="1" destOrd="0" presId="urn:microsoft.com/office/officeart/2005/8/layout/process2"/>
    <dgm:cxn modelId="{017648AD-5D30-4940-B848-53659B923FFB}" srcId="{6C5554C5-3D1A-4416-969C-EBE94486472B}" destId="{A6E5FE29-6EC8-456B-8BC5-BACE1D7AF035}" srcOrd="11" destOrd="0" parTransId="{F575F989-A5BD-4DC3-9B49-73DD30DBF0FD}" sibTransId="{CF77EB54-42CD-44E1-801F-33CF769F4CEE}"/>
    <dgm:cxn modelId="{01CF9DAD-48F2-491B-86C5-B6E80CBE9FE9}" type="presOf" srcId="{1CCD7B55-5D24-4B98-9E71-DF57AE4A62F9}" destId="{AE4D539A-CC73-4841-A84A-9F20C0B52179}" srcOrd="0" destOrd="0" presId="urn:microsoft.com/office/officeart/2005/8/layout/process2"/>
    <dgm:cxn modelId="{EE26F0BD-218D-45B7-8935-9D705B168575}" srcId="{6C5554C5-3D1A-4416-969C-EBE94486472B}" destId="{50832F3F-D548-45DA-80DD-6CF147710453}" srcOrd="7" destOrd="0" parTransId="{9EBB0874-3224-42CD-9EB2-E2F467BF9B0A}" sibTransId="{A7A1CFFD-5CA0-43B6-A25A-5CE0A611724F}"/>
    <dgm:cxn modelId="{546D68C9-10E4-440A-9E4F-85A05D932ACE}" type="presOf" srcId="{745131EA-9C84-457F-A16F-54395486190C}" destId="{84B8B1DA-F6E6-47FF-B688-717BAC3BA7A2}" srcOrd="0" destOrd="0" presId="urn:microsoft.com/office/officeart/2005/8/layout/process2"/>
    <dgm:cxn modelId="{6A276BCF-479F-47FD-86EB-46AEF89CED29}" srcId="{6C5554C5-3D1A-4416-969C-EBE94486472B}" destId="{1CCD7B55-5D24-4B98-9E71-DF57AE4A62F9}" srcOrd="0" destOrd="0" parTransId="{5A53E9FC-460B-46CB-B218-1F956277D457}" sibTransId="{1C4FB031-8178-463F-B506-EC61518ED6C3}"/>
    <dgm:cxn modelId="{9213A6D2-0133-4FBA-9320-686FECDE039D}" type="presOf" srcId="{C4B4E6CE-A483-4A52-BC8A-FE89ED3CB8C4}" destId="{0EF432A7-7FF5-4E64-BDE3-97300D06E60F}" srcOrd="0" destOrd="0" presId="urn:microsoft.com/office/officeart/2005/8/layout/process2"/>
    <dgm:cxn modelId="{0DB8A3DB-3F99-4922-B4A0-AFF688501BC2}" srcId="{6C5554C5-3D1A-4416-969C-EBE94486472B}" destId="{A319B9AD-138C-4B01-83FB-F94FA6783D67}" srcOrd="13" destOrd="0" parTransId="{761315C4-A515-4EB0-B2B2-62EFC8E297A5}" sibTransId="{9DF140AC-1289-4004-B45A-9D5B3791BE77}"/>
    <dgm:cxn modelId="{890C77E0-C114-46E5-9F8C-F90D84F14813}" type="presOf" srcId="{52993C4D-5323-4D01-BB3F-1405DF7A781A}" destId="{5DDBE4BA-EBE9-41BF-B8E2-2D1836A260E3}" srcOrd="1" destOrd="0" presId="urn:microsoft.com/office/officeart/2005/8/layout/process2"/>
    <dgm:cxn modelId="{6D0127E1-A8C4-4B7F-8D4D-C3D137B4E050}" type="presOf" srcId="{0276660B-2CD2-487C-8595-AF01CD6C5308}" destId="{6AC64277-6B82-42FB-9D6D-41CFCB5E1104}" srcOrd="0" destOrd="0" presId="urn:microsoft.com/office/officeart/2005/8/layout/process2"/>
    <dgm:cxn modelId="{5779FAE6-1286-45F3-BCC0-2FEDF8B90D29}" type="presOf" srcId="{872D415C-15E6-475B-A284-5FD6978E6F41}" destId="{68121BDA-5BE6-45DF-B835-1E7890AB50B6}" srcOrd="0" destOrd="0" presId="urn:microsoft.com/office/officeart/2005/8/layout/process2"/>
    <dgm:cxn modelId="{C07BBBED-00FA-49D3-820C-CD0CA7C1EAD1}" type="presOf" srcId="{0276660B-2CD2-487C-8595-AF01CD6C5308}" destId="{69E8EA63-0418-4EE9-9FAA-2FCB8AEF2731}" srcOrd="1" destOrd="0" presId="urn:microsoft.com/office/officeart/2005/8/layout/process2"/>
    <dgm:cxn modelId="{F03E4EF7-4989-4FF8-A1E3-63FD0F920419}" type="presOf" srcId="{52993C4D-5323-4D01-BB3F-1405DF7A781A}" destId="{74C90EC6-DB52-482D-8F02-B5EDBF62A9C6}" srcOrd="0" destOrd="0" presId="urn:microsoft.com/office/officeart/2005/8/layout/process2"/>
    <dgm:cxn modelId="{DFD5A1FC-ECD5-40D4-A8AE-B5B9AFECBFDE}" type="presOf" srcId="{4BE846F1-A544-4BE6-A05B-990293BBA19D}" destId="{A599FDD7-029F-44E2-AA2B-1CA780BA659B}" srcOrd="0" destOrd="0" presId="urn:microsoft.com/office/officeart/2005/8/layout/process2"/>
    <dgm:cxn modelId="{F42502FD-8836-4D96-9CE0-97A07497DD50}" srcId="{6C5554C5-3D1A-4416-969C-EBE94486472B}" destId="{F81DE0EE-BE36-462E-96CB-17701CBA4F11}" srcOrd="8" destOrd="0" parTransId="{52F64BC2-5969-4961-A333-982BBD9671CD}" sibTransId="{0276660B-2CD2-487C-8595-AF01CD6C5308}"/>
    <dgm:cxn modelId="{E67DBC18-E637-4B52-9F03-51F678F44BCC}" type="presParOf" srcId="{576D75D3-5055-422C-860F-651B5A572A84}" destId="{AE4D539A-CC73-4841-A84A-9F20C0B52179}" srcOrd="0" destOrd="0" presId="urn:microsoft.com/office/officeart/2005/8/layout/process2"/>
    <dgm:cxn modelId="{1527BE93-8C6D-4C28-8AC3-A050CF0F798C}" type="presParOf" srcId="{576D75D3-5055-422C-860F-651B5A572A84}" destId="{4A8D9C16-82EC-4A05-8919-E3D7D8B5C162}" srcOrd="1" destOrd="0" presId="urn:microsoft.com/office/officeart/2005/8/layout/process2"/>
    <dgm:cxn modelId="{B50B34ED-531D-4DE1-A144-D9F4814F7FBE}" type="presParOf" srcId="{4A8D9C16-82EC-4A05-8919-E3D7D8B5C162}" destId="{91631F90-6D11-450F-A7C6-80E47FB69AD9}" srcOrd="0" destOrd="0" presId="urn:microsoft.com/office/officeart/2005/8/layout/process2"/>
    <dgm:cxn modelId="{D819DA00-6828-49E2-939D-ADC1D726CEF4}" type="presParOf" srcId="{576D75D3-5055-422C-860F-651B5A572A84}" destId="{A9F50CA3-4646-4C58-80F6-FF5C25F14916}" srcOrd="2" destOrd="0" presId="urn:microsoft.com/office/officeart/2005/8/layout/process2"/>
    <dgm:cxn modelId="{DFBF4C1B-0EAF-4FB6-BC28-2618ACBBE61F}" type="presParOf" srcId="{576D75D3-5055-422C-860F-651B5A572A84}" destId="{66C93A2C-622B-4880-961F-0A634C23B6DE}" srcOrd="3" destOrd="0" presId="urn:microsoft.com/office/officeart/2005/8/layout/process2"/>
    <dgm:cxn modelId="{D6C5DC33-9D6B-41FD-B166-25C169D86A04}" type="presParOf" srcId="{66C93A2C-622B-4880-961F-0A634C23B6DE}" destId="{B12C72AA-B054-4F77-A584-3E91DA7259A3}" srcOrd="0" destOrd="0" presId="urn:microsoft.com/office/officeart/2005/8/layout/process2"/>
    <dgm:cxn modelId="{F4D5FF38-4D38-4236-9EF9-3089638FE6E2}" type="presParOf" srcId="{576D75D3-5055-422C-860F-651B5A572A84}" destId="{70E3FA7E-ABCF-47E8-8341-107E9DFAECB6}" srcOrd="4" destOrd="0" presId="urn:microsoft.com/office/officeart/2005/8/layout/process2"/>
    <dgm:cxn modelId="{0C25E53C-2741-4518-940F-839C039066C5}" type="presParOf" srcId="{576D75D3-5055-422C-860F-651B5A572A84}" destId="{84B8B1DA-F6E6-47FF-B688-717BAC3BA7A2}" srcOrd="5" destOrd="0" presId="urn:microsoft.com/office/officeart/2005/8/layout/process2"/>
    <dgm:cxn modelId="{7759F4D1-233E-4426-AC04-CE05B587B1A2}" type="presParOf" srcId="{84B8B1DA-F6E6-47FF-B688-717BAC3BA7A2}" destId="{8853C516-099E-4735-A81D-763245A43275}" srcOrd="0" destOrd="0" presId="urn:microsoft.com/office/officeart/2005/8/layout/process2"/>
    <dgm:cxn modelId="{DB09FAEC-F13C-4F2B-BD91-BBE8D22AF6B7}" type="presParOf" srcId="{576D75D3-5055-422C-860F-651B5A572A84}" destId="{0EF432A7-7FF5-4E64-BDE3-97300D06E60F}" srcOrd="6" destOrd="0" presId="urn:microsoft.com/office/officeart/2005/8/layout/process2"/>
    <dgm:cxn modelId="{BE3FB428-2C6B-439E-9E7B-432FB59A6BD6}" type="presParOf" srcId="{576D75D3-5055-422C-860F-651B5A572A84}" destId="{BF775663-6D31-42EC-B056-BBB91BDC5AB4}" srcOrd="7" destOrd="0" presId="urn:microsoft.com/office/officeart/2005/8/layout/process2"/>
    <dgm:cxn modelId="{88CA8F92-95E9-4321-81FC-7E1EC34E4EF8}" type="presParOf" srcId="{BF775663-6D31-42EC-B056-BBB91BDC5AB4}" destId="{B5ED9E02-CA71-43BE-A8C7-DB9482B0C197}" srcOrd="0" destOrd="0" presId="urn:microsoft.com/office/officeart/2005/8/layout/process2"/>
    <dgm:cxn modelId="{95E9515C-1FA9-4EB9-BBA0-521E904AE26E}" type="presParOf" srcId="{576D75D3-5055-422C-860F-651B5A572A84}" destId="{C4D6CFDD-5F4C-48A1-8D41-67033294D70A}" srcOrd="8" destOrd="0" presId="urn:microsoft.com/office/officeart/2005/8/layout/process2"/>
    <dgm:cxn modelId="{960339F9-2824-4D2F-ADFB-8F88F46E5DFB}" type="presParOf" srcId="{576D75D3-5055-422C-860F-651B5A572A84}" destId="{F87FE46C-5818-449E-8006-F8971B9ACE63}" srcOrd="9" destOrd="0" presId="urn:microsoft.com/office/officeart/2005/8/layout/process2"/>
    <dgm:cxn modelId="{23F7CD36-C943-4EAC-BECE-B4BA8C40D192}" type="presParOf" srcId="{F87FE46C-5818-449E-8006-F8971B9ACE63}" destId="{F86AAACC-2260-4D15-9B50-4AE11BF3085D}" srcOrd="0" destOrd="0" presId="urn:microsoft.com/office/officeart/2005/8/layout/process2"/>
    <dgm:cxn modelId="{60ACBCCF-8379-4891-9F6E-E9B7A6BBEB1A}" type="presParOf" srcId="{576D75D3-5055-422C-860F-651B5A572A84}" destId="{6DF7D32B-C44E-48DD-9DB0-B46410A66662}" srcOrd="10" destOrd="0" presId="urn:microsoft.com/office/officeart/2005/8/layout/process2"/>
    <dgm:cxn modelId="{3184BC0D-3041-48DE-BEBA-73B8290DD69E}" type="presParOf" srcId="{576D75D3-5055-422C-860F-651B5A572A84}" destId="{1D20D6A7-981F-48A9-864A-0B59FD4C5E6A}" srcOrd="11" destOrd="0" presId="urn:microsoft.com/office/officeart/2005/8/layout/process2"/>
    <dgm:cxn modelId="{C3C605EE-B914-4626-B2BD-560BCE5C0D4D}" type="presParOf" srcId="{1D20D6A7-981F-48A9-864A-0B59FD4C5E6A}" destId="{61F77081-A670-40C2-9C03-CFD8E0A4A554}" srcOrd="0" destOrd="0" presId="urn:microsoft.com/office/officeart/2005/8/layout/process2"/>
    <dgm:cxn modelId="{8B266ACB-1B8D-46B1-8D2E-677485D8D9DB}" type="presParOf" srcId="{576D75D3-5055-422C-860F-651B5A572A84}" destId="{68121BDA-5BE6-45DF-B835-1E7890AB50B6}" srcOrd="12" destOrd="0" presId="urn:microsoft.com/office/officeart/2005/8/layout/process2"/>
    <dgm:cxn modelId="{7EF7CD24-4B8B-445E-A2F3-AAD642EA1720}" type="presParOf" srcId="{576D75D3-5055-422C-860F-651B5A572A84}" destId="{A599FDD7-029F-44E2-AA2B-1CA780BA659B}" srcOrd="13" destOrd="0" presId="urn:microsoft.com/office/officeart/2005/8/layout/process2"/>
    <dgm:cxn modelId="{A940BBC1-674A-488A-B936-56BAD1ACB609}" type="presParOf" srcId="{A599FDD7-029F-44E2-AA2B-1CA780BA659B}" destId="{F87030BD-6DA8-4D03-A58B-608AB34FDF8B}" srcOrd="0" destOrd="0" presId="urn:microsoft.com/office/officeart/2005/8/layout/process2"/>
    <dgm:cxn modelId="{5DD9C2FD-E6CA-41D5-A980-96DEAA4E8ECB}" type="presParOf" srcId="{576D75D3-5055-422C-860F-651B5A572A84}" destId="{16EF7787-2D80-44A5-AE8A-376B17176D33}" srcOrd="14" destOrd="0" presId="urn:microsoft.com/office/officeart/2005/8/layout/process2"/>
    <dgm:cxn modelId="{33E4055C-1D33-45CC-85F5-926CC5E910F1}" type="presParOf" srcId="{576D75D3-5055-422C-860F-651B5A572A84}" destId="{037468BF-E8FF-4F8A-A353-159D9E1A739E}" srcOrd="15" destOrd="0" presId="urn:microsoft.com/office/officeart/2005/8/layout/process2"/>
    <dgm:cxn modelId="{E59436CD-66CC-43B9-846D-51BBD086EA49}" type="presParOf" srcId="{037468BF-E8FF-4F8A-A353-159D9E1A739E}" destId="{5D49B2DC-253A-4651-989E-E853A26D3DBC}" srcOrd="0" destOrd="0" presId="urn:microsoft.com/office/officeart/2005/8/layout/process2"/>
    <dgm:cxn modelId="{5EBAED48-E190-40DB-AC4E-CDFF7837614A}" type="presParOf" srcId="{576D75D3-5055-422C-860F-651B5A572A84}" destId="{05765A65-05CC-4BF9-BD4F-B11CA90E4C15}" srcOrd="16" destOrd="0" presId="urn:microsoft.com/office/officeart/2005/8/layout/process2"/>
    <dgm:cxn modelId="{3D266899-D06F-4F88-A9E5-D41FFA809016}" type="presParOf" srcId="{576D75D3-5055-422C-860F-651B5A572A84}" destId="{6AC64277-6B82-42FB-9D6D-41CFCB5E1104}" srcOrd="17" destOrd="0" presId="urn:microsoft.com/office/officeart/2005/8/layout/process2"/>
    <dgm:cxn modelId="{165E6333-74C0-4842-9E37-1C4BBAA64F4D}" type="presParOf" srcId="{6AC64277-6B82-42FB-9D6D-41CFCB5E1104}" destId="{69E8EA63-0418-4EE9-9FAA-2FCB8AEF2731}" srcOrd="0" destOrd="0" presId="urn:microsoft.com/office/officeart/2005/8/layout/process2"/>
    <dgm:cxn modelId="{D6A7F03D-9AAF-42EB-B64E-8CD4FBA6E2DA}" type="presParOf" srcId="{576D75D3-5055-422C-860F-651B5A572A84}" destId="{227995A4-CC26-4732-8265-E86E1008D9A4}" srcOrd="18" destOrd="0" presId="urn:microsoft.com/office/officeart/2005/8/layout/process2"/>
    <dgm:cxn modelId="{6FDDC252-3F7B-4325-ACBD-59CB77721CA0}" type="presParOf" srcId="{576D75D3-5055-422C-860F-651B5A572A84}" destId="{D9834A20-4DB1-4510-9300-0699F3D4A3AF}" srcOrd="19" destOrd="0" presId="urn:microsoft.com/office/officeart/2005/8/layout/process2"/>
    <dgm:cxn modelId="{51B44FA9-D2FF-4A60-A33C-6118891BB188}" type="presParOf" srcId="{D9834A20-4DB1-4510-9300-0699F3D4A3AF}" destId="{9912443B-FFA2-48C6-933A-480DCD62DF49}" srcOrd="0" destOrd="0" presId="urn:microsoft.com/office/officeart/2005/8/layout/process2"/>
    <dgm:cxn modelId="{003C8A03-9EB4-4E88-81E4-6C3961FD713D}" type="presParOf" srcId="{576D75D3-5055-422C-860F-651B5A572A84}" destId="{17F4C238-7765-47F0-B109-CE59C0D41B51}" srcOrd="20" destOrd="0" presId="urn:microsoft.com/office/officeart/2005/8/layout/process2"/>
    <dgm:cxn modelId="{81DDC04F-BAA6-4746-AA3F-3B5ACA244E70}" type="presParOf" srcId="{576D75D3-5055-422C-860F-651B5A572A84}" destId="{74C90EC6-DB52-482D-8F02-B5EDBF62A9C6}" srcOrd="21" destOrd="0" presId="urn:microsoft.com/office/officeart/2005/8/layout/process2"/>
    <dgm:cxn modelId="{EADBB0F7-8EB1-4A57-AE0F-BDB4B7DB7732}" type="presParOf" srcId="{74C90EC6-DB52-482D-8F02-B5EDBF62A9C6}" destId="{5DDBE4BA-EBE9-41BF-B8E2-2D1836A260E3}" srcOrd="0" destOrd="0" presId="urn:microsoft.com/office/officeart/2005/8/layout/process2"/>
    <dgm:cxn modelId="{ED7ABCED-A290-49C1-B811-BB30A6B82727}" type="presParOf" srcId="{576D75D3-5055-422C-860F-651B5A572A84}" destId="{1D428CB0-1F7B-4A29-A293-F1FF11474162}" srcOrd="22" destOrd="0" presId="urn:microsoft.com/office/officeart/2005/8/layout/process2"/>
    <dgm:cxn modelId="{92AEDE3B-756E-479C-82CB-EE07BAB5B7F8}" type="presParOf" srcId="{576D75D3-5055-422C-860F-651B5A572A84}" destId="{A1F321C5-C319-41AA-BD81-4694E179BB07}" srcOrd="23" destOrd="0" presId="urn:microsoft.com/office/officeart/2005/8/layout/process2"/>
    <dgm:cxn modelId="{7CB348C5-743F-4DDA-950A-A2371B8AAA7C}" type="presParOf" srcId="{A1F321C5-C319-41AA-BD81-4694E179BB07}" destId="{9E1F09C1-9CC8-44D8-B3EE-170FD5860DAD}" srcOrd="0" destOrd="0" presId="urn:microsoft.com/office/officeart/2005/8/layout/process2"/>
    <dgm:cxn modelId="{16D14F9C-D82E-48FD-AB53-3F35761E35DA}" type="presParOf" srcId="{576D75D3-5055-422C-860F-651B5A572A84}" destId="{DD4FDE0D-6AFB-433A-88C5-0A4BE4091BE8}" srcOrd="24" destOrd="0" presId="urn:microsoft.com/office/officeart/2005/8/layout/process2"/>
    <dgm:cxn modelId="{F7FB1C95-859F-49A9-8B39-964070D3C819}" type="presParOf" srcId="{576D75D3-5055-422C-860F-651B5A572A84}" destId="{550BFCCD-6441-413C-AF13-BEBA6ADC923B}" srcOrd="25" destOrd="0" presId="urn:microsoft.com/office/officeart/2005/8/layout/process2"/>
    <dgm:cxn modelId="{96809900-7890-41A8-8C1B-997B5689FC03}" type="presParOf" srcId="{550BFCCD-6441-413C-AF13-BEBA6ADC923B}" destId="{234BA0F0-10F4-4E83-8B11-4F671E522484}" srcOrd="0" destOrd="0" presId="urn:microsoft.com/office/officeart/2005/8/layout/process2"/>
    <dgm:cxn modelId="{1972B5F1-48B7-4BE2-BA39-AD37F218CFB0}" type="presParOf" srcId="{576D75D3-5055-422C-860F-651B5A572A84}" destId="{BB9FEFBC-D82F-4298-8A9C-5EC2BF1B259C}" srcOrd="26" destOrd="0" presId="urn:microsoft.com/office/officeart/2005/8/layout/process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purl.oclc.org/ooxml/drawingml/diagram" xmlns:a="http://purl.oclc.org/ooxml/drawingml/main">
  <dgm:ptLst>
    <dgm:pt modelId="{842EDB97-BEFB-4076-9987-276658389F16}" type="doc">
      <dgm:prSet loTypeId="urn:microsoft.com/office/officeart/2005/8/layout/bProcess3" loCatId="process" qsTypeId="urn:microsoft.com/office/officeart/2005/8/quickstyle/simple1" qsCatId="simple" csTypeId="urn:microsoft.com/office/officeart/2005/8/colors/accent1_2" csCatId="accent1" phldr="1"/>
      <dgm:spPr/>
    </dgm:pt>
    <dgm:pt modelId="{4CEC3BFB-CCDA-4F80-8DE9-CDA666FBE3A6}">
      <dgm:prSet phldrT="[Text]"/>
      <dgm:spPr/>
      <dgm:t>
        <a:bodyPr/>
        <a:lstStyle/>
        <a:p>
          <a:r>
            <a:rPr lang="nl-NL"/>
            <a:t>GlobalAveragePooling2D</a:t>
          </a:r>
        </a:p>
      </dgm:t>
    </dgm:pt>
    <dgm:pt modelId="{70D8A93C-16F4-48D2-905A-EDCCC8E388DF}" type="parTrans" cxnId="{8A14CC2F-EB61-4188-97DC-F5DB789DA035}">
      <dgm:prSet/>
      <dgm:spPr/>
      <dgm:t>
        <a:bodyPr/>
        <a:lstStyle/>
        <a:p>
          <a:endParaRPr lang="nl-NL"/>
        </a:p>
      </dgm:t>
    </dgm:pt>
    <dgm:pt modelId="{D8C4ECFC-9C62-47A7-BDAF-FFCD88C09C3B}" type="sibTrans" cxnId="{8A14CC2F-EB61-4188-97DC-F5DB789DA035}">
      <dgm:prSet/>
      <dgm:spPr/>
      <dgm:t>
        <a:bodyPr/>
        <a:lstStyle/>
        <a:p>
          <a:endParaRPr lang="nl-NL"/>
        </a:p>
      </dgm:t>
    </dgm:pt>
    <dgm:pt modelId="{DFA43F2D-A382-4DE4-BE72-3421D7C426DA}">
      <dgm:prSet phldrT="[Text]"/>
      <dgm:spPr/>
      <dgm:t>
        <a:bodyPr/>
        <a:lstStyle/>
        <a:p>
          <a:r>
            <a:rPr lang="nl-NL"/>
            <a:t>Dense</a:t>
          </a:r>
          <a:br>
            <a:rPr lang="nl-NL"/>
          </a:br>
          <a:r>
            <a:rPr lang="nl-NL"/>
            <a:t>ReLU Activation</a:t>
          </a:r>
          <a:br>
            <a:rPr lang="nl-NL"/>
          </a:br>
          <a:r>
            <a:rPr lang="nl-NL"/>
            <a:t>Neurons: 1024</a:t>
          </a:r>
        </a:p>
      </dgm:t>
    </dgm:pt>
    <dgm:pt modelId="{5DEE9A44-FDD0-4760-B41C-3350B95D641C}" type="parTrans" cxnId="{13E2EBB4-8E57-4335-8309-F60FB3F3B15F}">
      <dgm:prSet/>
      <dgm:spPr/>
      <dgm:t>
        <a:bodyPr/>
        <a:lstStyle/>
        <a:p>
          <a:endParaRPr lang="nl-NL"/>
        </a:p>
      </dgm:t>
    </dgm:pt>
    <dgm:pt modelId="{2BF18895-653A-42A1-902C-E8AA0B120A04}" type="sibTrans" cxnId="{13E2EBB4-8E57-4335-8309-F60FB3F3B15F}">
      <dgm:prSet/>
      <dgm:spPr/>
      <dgm:t>
        <a:bodyPr/>
        <a:lstStyle/>
        <a:p>
          <a:endParaRPr lang="nl-NL"/>
        </a:p>
      </dgm:t>
    </dgm:pt>
    <dgm:pt modelId="{495A75F7-789C-480B-8486-1D70BD594B75}">
      <dgm:prSet phldrT="[Text]"/>
      <dgm:spPr/>
      <dgm:t>
        <a:bodyPr/>
        <a:lstStyle/>
        <a:p>
          <a:r>
            <a:rPr lang="nl-NL"/>
            <a:t>Dense</a:t>
          </a:r>
          <a:br>
            <a:rPr lang="nl-NL"/>
          </a:br>
          <a:r>
            <a:rPr lang="nl-NL"/>
            <a:t>Sigmoid Activation</a:t>
          </a:r>
          <a:br>
            <a:rPr lang="nl-NL"/>
          </a:br>
          <a:r>
            <a:rPr lang="nl-NL"/>
            <a:t>Neurons: 1</a:t>
          </a:r>
        </a:p>
      </dgm:t>
    </dgm:pt>
    <dgm:pt modelId="{DAACBF01-6E62-4B94-A07E-1C57CCDCB984}" type="parTrans" cxnId="{B863189A-F3FE-45A8-A744-6D4331E0C605}">
      <dgm:prSet/>
      <dgm:spPr/>
      <dgm:t>
        <a:bodyPr/>
        <a:lstStyle/>
        <a:p>
          <a:endParaRPr lang="nl-NL"/>
        </a:p>
      </dgm:t>
    </dgm:pt>
    <dgm:pt modelId="{86F19B0A-09A7-4C2E-B8C0-8F5E22E7D272}" type="sibTrans" cxnId="{B863189A-F3FE-45A8-A744-6D4331E0C605}">
      <dgm:prSet/>
      <dgm:spPr/>
      <dgm:t>
        <a:bodyPr/>
        <a:lstStyle/>
        <a:p>
          <a:endParaRPr lang="nl-NL"/>
        </a:p>
      </dgm:t>
    </dgm:pt>
    <dgm:pt modelId="{09C88CE5-CEF6-4D43-BD85-D67CFDF1516A}">
      <dgm:prSet phldrT="[Text]"/>
      <dgm:spPr/>
      <dgm:t>
        <a:bodyPr/>
        <a:lstStyle/>
        <a:p>
          <a:r>
            <a:rPr lang="nl-NL"/>
            <a:t>Pre-trained Network</a:t>
          </a:r>
        </a:p>
      </dgm:t>
    </dgm:pt>
    <dgm:pt modelId="{BAFDF6F9-A3D0-4249-A84D-DC397093793D}" type="parTrans" cxnId="{09EE20BA-3347-4197-A055-FDF0BA88245A}">
      <dgm:prSet/>
      <dgm:spPr/>
      <dgm:t>
        <a:bodyPr/>
        <a:lstStyle/>
        <a:p>
          <a:endParaRPr lang="nl-NL"/>
        </a:p>
      </dgm:t>
    </dgm:pt>
    <dgm:pt modelId="{DECB2F5E-F231-43A6-BA4B-D1E1635B5F3B}" type="sibTrans" cxnId="{09EE20BA-3347-4197-A055-FDF0BA88245A}">
      <dgm:prSet/>
      <dgm:spPr/>
      <dgm:t>
        <a:bodyPr/>
        <a:lstStyle/>
        <a:p>
          <a:endParaRPr lang="nl-NL"/>
        </a:p>
      </dgm:t>
    </dgm:pt>
    <dgm:pt modelId="{A5F49BD4-AD4E-4393-9C11-C61A4CC68FBE}" type="pres">
      <dgm:prSet presAssocID="{842EDB97-BEFB-4076-9987-276658389F16}" presName="Name0" presStyleCnt="0">
        <dgm:presLayoutVars>
          <dgm:dir/>
          <dgm:resizeHandles val="exact"/>
        </dgm:presLayoutVars>
      </dgm:prSet>
      <dgm:spPr/>
    </dgm:pt>
    <dgm:pt modelId="{0027E5F3-4A7D-4FD7-AE79-E497CA8CE52F}" type="pres">
      <dgm:prSet presAssocID="{09C88CE5-CEF6-4D43-BD85-D67CFDF1516A}" presName="node" presStyleLbl="node1" presStyleIdx="0" presStyleCnt="4">
        <dgm:presLayoutVars>
          <dgm:bulletEnabled val="1"/>
        </dgm:presLayoutVars>
      </dgm:prSet>
      <dgm:spPr/>
    </dgm:pt>
    <dgm:pt modelId="{09E35DFF-7DE8-436B-8365-7661F731D0A3}" type="pres">
      <dgm:prSet presAssocID="{DECB2F5E-F231-43A6-BA4B-D1E1635B5F3B}" presName="sibTrans" presStyleLbl="sibTrans1D1" presStyleIdx="0" presStyleCnt="3"/>
      <dgm:spPr/>
    </dgm:pt>
    <dgm:pt modelId="{4451E2C8-FBEC-460D-BD3F-42A59378E014}" type="pres">
      <dgm:prSet presAssocID="{DECB2F5E-F231-43A6-BA4B-D1E1635B5F3B}" presName="connectorText" presStyleLbl="sibTrans1D1" presStyleIdx="0" presStyleCnt="3"/>
      <dgm:spPr/>
    </dgm:pt>
    <dgm:pt modelId="{FBB4DB60-117E-405E-9776-56937E693B19}" type="pres">
      <dgm:prSet presAssocID="{4CEC3BFB-CCDA-4F80-8DE9-CDA666FBE3A6}" presName="node" presStyleLbl="node1" presStyleIdx="1" presStyleCnt="4">
        <dgm:presLayoutVars>
          <dgm:bulletEnabled val="1"/>
        </dgm:presLayoutVars>
      </dgm:prSet>
      <dgm:spPr/>
    </dgm:pt>
    <dgm:pt modelId="{F2687DC0-80DD-40C8-9C30-53DDBF7BEC80}" type="pres">
      <dgm:prSet presAssocID="{D8C4ECFC-9C62-47A7-BDAF-FFCD88C09C3B}" presName="sibTrans" presStyleLbl="sibTrans1D1" presStyleIdx="1" presStyleCnt="3"/>
      <dgm:spPr/>
    </dgm:pt>
    <dgm:pt modelId="{12EB2130-ADCD-459D-917C-2CEA44E81A10}" type="pres">
      <dgm:prSet presAssocID="{D8C4ECFC-9C62-47A7-BDAF-FFCD88C09C3B}" presName="connectorText" presStyleLbl="sibTrans1D1" presStyleIdx="1" presStyleCnt="3"/>
      <dgm:spPr/>
    </dgm:pt>
    <dgm:pt modelId="{88D483C4-DBD6-4649-9C42-41D36C7D4873}" type="pres">
      <dgm:prSet presAssocID="{DFA43F2D-A382-4DE4-BE72-3421D7C426DA}" presName="node" presStyleLbl="node1" presStyleIdx="2" presStyleCnt="4" custLinFactNeighborX="1.564%" custLinFactNeighborY="5.33%">
        <dgm:presLayoutVars>
          <dgm:bulletEnabled val="1"/>
        </dgm:presLayoutVars>
      </dgm:prSet>
      <dgm:spPr/>
    </dgm:pt>
    <dgm:pt modelId="{CE71D31D-0508-44D3-996D-107080E93D70}" type="pres">
      <dgm:prSet presAssocID="{2BF18895-653A-42A1-902C-E8AA0B120A04}" presName="sibTrans" presStyleLbl="sibTrans1D1" presStyleIdx="2" presStyleCnt="3"/>
      <dgm:spPr/>
    </dgm:pt>
    <dgm:pt modelId="{F837B516-C416-42A7-B595-D866F403B0A9}" type="pres">
      <dgm:prSet presAssocID="{2BF18895-653A-42A1-902C-E8AA0B120A04}" presName="connectorText" presStyleLbl="sibTrans1D1" presStyleIdx="2" presStyleCnt="3"/>
      <dgm:spPr/>
    </dgm:pt>
    <dgm:pt modelId="{BA0D85E8-B79C-49B1-9AC0-EAE91542E547}" type="pres">
      <dgm:prSet presAssocID="{495A75F7-789C-480B-8486-1D70BD594B75}" presName="node" presStyleLbl="node1" presStyleIdx="3" presStyleCnt="4" custLinFactNeighborX="0.413%" custLinFactNeighborY="1.394%">
        <dgm:presLayoutVars>
          <dgm:bulletEnabled val="1"/>
        </dgm:presLayoutVars>
      </dgm:prSet>
      <dgm:spPr/>
    </dgm:pt>
  </dgm:ptLst>
  <dgm:cxnLst>
    <dgm:cxn modelId="{7FC08621-689A-4102-BCED-FF02DCD3D925}" type="presOf" srcId="{DECB2F5E-F231-43A6-BA4B-D1E1635B5F3B}" destId="{4451E2C8-FBEC-460D-BD3F-42A59378E014}" srcOrd="1" destOrd="0" presId="urn:microsoft.com/office/officeart/2005/8/layout/bProcess3"/>
    <dgm:cxn modelId="{8A14CC2F-EB61-4188-97DC-F5DB789DA035}" srcId="{842EDB97-BEFB-4076-9987-276658389F16}" destId="{4CEC3BFB-CCDA-4F80-8DE9-CDA666FBE3A6}" srcOrd="1" destOrd="0" parTransId="{70D8A93C-16F4-48D2-905A-EDCCC8E388DF}" sibTransId="{D8C4ECFC-9C62-47A7-BDAF-FFCD88C09C3B}"/>
    <dgm:cxn modelId="{D7246A3D-7F7A-4F56-BDC6-84F81CE764A4}" type="presOf" srcId="{2BF18895-653A-42A1-902C-E8AA0B120A04}" destId="{F837B516-C416-42A7-B595-D866F403B0A9}" srcOrd="1" destOrd="0" presId="urn:microsoft.com/office/officeart/2005/8/layout/bProcess3"/>
    <dgm:cxn modelId="{40F6B860-EB9D-4868-8EC3-19D6B176F599}" type="presOf" srcId="{4CEC3BFB-CCDA-4F80-8DE9-CDA666FBE3A6}" destId="{FBB4DB60-117E-405E-9776-56937E693B19}" srcOrd="0" destOrd="0" presId="urn:microsoft.com/office/officeart/2005/8/layout/bProcess3"/>
    <dgm:cxn modelId="{70A04C46-1DE1-42A6-A268-8CCA909F459C}" type="presOf" srcId="{D8C4ECFC-9C62-47A7-BDAF-FFCD88C09C3B}" destId="{F2687DC0-80DD-40C8-9C30-53DDBF7BEC80}" srcOrd="0" destOrd="0" presId="urn:microsoft.com/office/officeart/2005/8/layout/bProcess3"/>
    <dgm:cxn modelId="{99ACC452-7F29-4C80-B079-02FFCB996D7A}" type="presOf" srcId="{2BF18895-653A-42A1-902C-E8AA0B120A04}" destId="{CE71D31D-0508-44D3-996D-107080E93D70}" srcOrd="0" destOrd="0" presId="urn:microsoft.com/office/officeart/2005/8/layout/bProcess3"/>
    <dgm:cxn modelId="{1BDB7756-DF5B-42DE-91A0-175715EC9EA9}" type="presOf" srcId="{09C88CE5-CEF6-4D43-BD85-D67CFDF1516A}" destId="{0027E5F3-4A7D-4FD7-AE79-E497CA8CE52F}" srcOrd="0" destOrd="0" presId="urn:microsoft.com/office/officeart/2005/8/layout/bProcess3"/>
    <dgm:cxn modelId="{B863189A-F3FE-45A8-A744-6D4331E0C605}" srcId="{842EDB97-BEFB-4076-9987-276658389F16}" destId="{495A75F7-789C-480B-8486-1D70BD594B75}" srcOrd="3" destOrd="0" parTransId="{DAACBF01-6E62-4B94-A07E-1C57CCDCB984}" sibTransId="{86F19B0A-09A7-4C2E-B8C0-8F5E22E7D272}"/>
    <dgm:cxn modelId="{D463789C-8861-4867-BB4E-3BB7B277CDAA}" type="presOf" srcId="{DECB2F5E-F231-43A6-BA4B-D1E1635B5F3B}" destId="{09E35DFF-7DE8-436B-8365-7661F731D0A3}" srcOrd="0" destOrd="0" presId="urn:microsoft.com/office/officeart/2005/8/layout/bProcess3"/>
    <dgm:cxn modelId="{13E2EBB4-8E57-4335-8309-F60FB3F3B15F}" srcId="{842EDB97-BEFB-4076-9987-276658389F16}" destId="{DFA43F2D-A382-4DE4-BE72-3421D7C426DA}" srcOrd="2" destOrd="0" parTransId="{5DEE9A44-FDD0-4760-B41C-3350B95D641C}" sibTransId="{2BF18895-653A-42A1-902C-E8AA0B120A04}"/>
    <dgm:cxn modelId="{09EE20BA-3347-4197-A055-FDF0BA88245A}" srcId="{842EDB97-BEFB-4076-9987-276658389F16}" destId="{09C88CE5-CEF6-4D43-BD85-D67CFDF1516A}" srcOrd="0" destOrd="0" parTransId="{BAFDF6F9-A3D0-4249-A84D-DC397093793D}" sibTransId="{DECB2F5E-F231-43A6-BA4B-D1E1635B5F3B}"/>
    <dgm:cxn modelId="{C15DB2CC-F09B-4103-808C-5587EB7A3B2A}" type="presOf" srcId="{842EDB97-BEFB-4076-9987-276658389F16}" destId="{A5F49BD4-AD4E-4393-9C11-C61A4CC68FBE}" srcOrd="0" destOrd="0" presId="urn:microsoft.com/office/officeart/2005/8/layout/bProcess3"/>
    <dgm:cxn modelId="{32520BE4-00B3-4759-93DD-70296755F52E}" type="presOf" srcId="{495A75F7-789C-480B-8486-1D70BD594B75}" destId="{BA0D85E8-B79C-49B1-9AC0-EAE91542E547}" srcOrd="0" destOrd="0" presId="urn:microsoft.com/office/officeart/2005/8/layout/bProcess3"/>
    <dgm:cxn modelId="{DDFC21E4-0658-4E47-9BF1-022DF64AACAD}" type="presOf" srcId="{DFA43F2D-A382-4DE4-BE72-3421D7C426DA}" destId="{88D483C4-DBD6-4649-9C42-41D36C7D4873}" srcOrd="0" destOrd="0" presId="urn:microsoft.com/office/officeart/2005/8/layout/bProcess3"/>
    <dgm:cxn modelId="{C19BD6E4-76B7-41A6-BEEF-588C75328AC3}" type="presOf" srcId="{D8C4ECFC-9C62-47A7-BDAF-FFCD88C09C3B}" destId="{12EB2130-ADCD-459D-917C-2CEA44E81A10}" srcOrd="1" destOrd="0" presId="urn:microsoft.com/office/officeart/2005/8/layout/bProcess3"/>
    <dgm:cxn modelId="{E052C64F-6ACE-4630-9B4B-73A68B9E9DC4}" type="presParOf" srcId="{A5F49BD4-AD4E-4393-9C11-C61A4CC68FBE}" destId="{0027E5F3-4A7D-4FD7-AE79-E497CA8CE52F}" srcOrd="0" destOrd="0" presId="urn:microsoft.com/office/officeart/2005/8/layout/bProcess3"/>
    <dgm:cxn modelId="{B45BDE75-820D-4DBE-AA89-3AE3792B6D9D}" type="presParOf" srcId="{A5F49BD4-AD4E-4393-9C11-C61A4CC68FBE}" destId="{09E35DFF-7DE8-436B-8365-7661F731D0A3}" srcOrd="1" destOrd="0" presId="urn:microsoft.com/office/officeart/2005/8/layout/bProcess3"/>
    <dgm:cxn modelId="{B9598E23-1312-4925-8074-78CCCA8BBA77}" type="presParOf" srcId="{09E35DFF-7DE8-436B-8365-7661F731D0A3}" destId="{4451E2C8-FBEC-460D-BD3F-42A59378E014}" srcOrd="0" destOrd="0" presId="urn:microsoft.com/office/officeart/2005/8/layout/bProcess3"/>
    <dgm:cxn modelId="{EC094226-5D1C-44A3-986C-632A807D5AE6}" type="presParOf" srcId="{A5F49BD4-AD4E-4393-9C11-C61A4CC68FBE}" destId="{FBB4DB60-117E-405E-9776-56937E693B19}" srcOrd="2" destOrd="0" presId="urn:microsoft.com/office/officeart/2005/8/layout/bProcess3"/>
    <dgm:cxn modelId="{EF05417A-0360-46B9-87C7-A92E2918695F}" type="presParOf" srcId="{A5F49BD4-AD4E-4393-9C11-C61A4CC68FBE}" destId="{F2687DC0-80DD-40C8-9C30-53DDBF7BEC80}" srcOrd="3" destOrd="0" presId="urn:microsoft.com/office/officeart/2005/8/layout/bProcess3"/>
    <dgm:cxn modelId="{7E03BCC7-43A3-4915-AAE0-F1B86FEAAAA4}" type="presParOf" srcId="{F2687DC0-80DD-40C8-9C30-53DDBF7BEC80}" destId="{12EB2130-ADCD-459D-917C-2CEA44E81A10}" srcOrd="0" destOrd="0" presId="urn:microsoft.com/office/officeart/2005/8/layout/bProcess3"/>
    <dgm:cxn modelId="{EB1EAD7A-C8AE-4238-B4AB-5605E60D3E2E}" type="presParOf" srcId="{A5F49BD4-AD4E-4393-9C11-C61A4CC68FBE}" destId="{88D483C4-DBD6-4649-9C42-41D36C7D4873}" srcOrd="4" destOrd="0" presId="urn:microsoft.com/office/officeart/2005/8/layout/bProcess3"/>
    <dgm:cxn modelId="{2B2EC8FE-4035-452D-A94C-575B902C2A88}" type="presParOf" srcId="{A5F49BD4-AD4E-4393-9C11-C61A4CC68FBE}" destId="{CE71D31D-0508-44D3-996D-107080E93D70}" srcOrd="5" destOrd="0" presId="urn:microsoft.com/office/officeart/2005/8/layout/bProcess3"/>
    <dgm:cxn modelId="{D8608027-D9D3-4061-AD64-7FD6A155D177}" type="presParOf" srcId="{CE71D31D-0508-44D3-996D-107080E93D70}" destId="{F837B516-C416-42A7-B595-D866F403B0A9}" srcOrd="0" destOrd="0" presId="urn:microsoft.com/office/officeart/2005/8/layout/bProcess3"/>
    <dgm:cxn modelId="{67635FDD-5099-4D8F-A2C4-5029204B5213}" type="presParOf" srcId="{A5F49BD4-AD4E-4393-9C11-C61A4CC68FBE}" destId="{BA0D85E8-B79C-49B1-9AC0-EAE91542E547}" srcOrd="6" destOrd="0" presId="urn:microsoft.com/office/officeart/2005/8/layout/bProcess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purl.oclc.org/ooxml/drawingml/diagram" xmlns:dsp="http://schemas.microsoft.com/office/drawing/2008/diagram" xmlns:a="http://purl.oclc.org/ooxml/drawingml/main">
  <dsp:spTree>
    <dsp:nvGrpSpPr>
      <dsp:cNvPr id="0" name=""/>
      <dsp:cNvGrpSpPr/>
    </dsp:nvGrpSpPr>
    <dsp:grpSpPr/>
    <dsp:sp modelId="{AE4D539A-CC73-4841-A84A-9F20C0B52179}">
      <dsp:nvSpPr>
        <dsp:cNvPr id="0" name=""/>
        <dsp:cNvSpPr/>
      </dsp:nvSpPr>
      <dsp:spPr>
        <a:xfrm>
          <a:off x="756968" y="1072"/>
          <a:ext cx="1495962" cy="380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a:scene3d>
          <a:camera prst="orthographicFront">
            <a:rot lat="0" lon="0" rev="0"/>
          </a:camera>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
            </a:lnSpc>
            <a:spcBef>
              <a:spcPct val="0%"/>
            </a:spcBef>
            <a:spcAft>
              <a:spcPct val="35%"/>
            </a:spcAft>
            <a:buNone/>
          </a:pPr>
          <a:r>
            <a:rPr lang="nl-NL" sz="1100" kern="1200"/>
            <a:t>Image</a:t>
          </a:r>
        </a:p>
      </dsp:txBody>
      <dsp:txXfrm>
        <a:off x="768124" y="12228"/>
        <a:ext cx="1473650" cy="358583"/>
      </dsp:txXfrm>
    </dsp:sp>
    <dsp:sp modelId="{4A8D9C16-82EC-4A05-8919-E3D7D8B5C162}">
      <dsp:nvSpPr>
        <dsp:cNvPr id="0" name=""/>
        <dsp:cNvSpPr/>
      </dsp:nvSpPr>
      <dsp:spPr>
        <a:xfrm rot="5400000">
          <a:off x="1433532" y="391490"/>
          <a:ext cx="142835" cy="171402"/>
        </a:xfrm>
        <a:prstGeom prst="rightArrow">
          <a:avLst>
            <a:gd name="adj1" fmla="val 60000"/>
            <a:gd name="adj2" fmla="val 50000"/>
          </a:avLst>
        </a:prstGeom>
        <a:solidFill>
          <a:schemeClr val="accent1">
            <a:tint val="60%"/>
            <a:hueOff val="0"/>
            <a:satOff val="0%"/>
            <a:lumOff val="0%"/>
            <a:alphaOff val="0%"/>
          </a:schemeClr>
        </a:solidFill>
        <a:ln>
          <a:noFill/>
        </a:ln>
        <a:effectLst/>
        <a:scene3d>
          <a:camera prst="orthographicFront">
            <a:rot lat="0" lon="0" rev="0"/>
          </a:camera>
          <a:lightRig rig="threePt" dir="t"/>
        </a:scene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
            </a:lnSpc>
            <a:spcBef>
              <a:spcPct val="0%"/>
            </a:spcBef>
            <a:spcAft>
              <a:spcPct val="35%"/>
            </a:spcAft>
            <a:buNone/>
          </a:pPr>
          <a:endParaRPr lang="nl-NL" sz="700" kern="1200"/>
        </a:p>
      </dsp:txBody>
      <dsp:txXfrm rot="-5400000">
        <a:off x="1453529" y="405773"/>
        <a:ext cx="102842" cy="99985"/>
      </dsp:txXfrm>
    </dsp:sp>
    <dsp:sp modelId="{A9F50CA3-4646-4C58-80F6-FF5C25F14916}">
      <dsp:nvSpPr>
        <dsp:cNvPr id="0" name=""/>
        <dsp:cNvSpPr/>
      </dsp:nvSpPr>
      <dsp:spPr>
        <a:xfrm>
          <a:off x="756968" y="572415"/>
          <a:ext cx="1495962" cy="380895"/>
        </a:xfrm>
        <a:prstGeom prst="roundRect">
          <a:avLst>
            <a:gd name="adj" fmla="val 10000"/>
          </a:avLst>
        </a:prstGeom>
        <a:solidFill>
          <a:schemeClr val="accent2"/>
        </a:solidFill>
        <a:ln w="12700" cap="flat" cmpd="sng" algn="ctr">
          <a:solidFill>
            <a:schemeClr val="accent2">
              <a:shade val="50%"/>
            </a:schemeClr>
          </a:solidFill>
          <a:prstDash val="solid"/>
          <a:miter lim="800%"/>
        </a:ln>
        <a:effectLst/>
        <a:scene3d>
          <a:camera prst="orthographicFront">
            <a:rot lat="0" lon="0" rev="0"/>
          </a:camera>
          <a:lightRig rig="threePt" dir="t"/>
        </a:scene3d>
      </dsp:spPr>
      <dsp:style>
        <a:lnRef idx="2">
          <a:schemeClr val="accent2">
            <a:shade val="50%"/>
          </a:schemeClr>
        </a:lnRef>
        <a:fillRef idx="1">
          <a:schemeClr val="accent2"/>
        </a:fillRef>
        <a:effectRef idx="0">
          <a:schemeClr val="accent2"/>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
            </a:lnSpc>
            <a:spcBef>
              <a:spcPct val="0%"/>
            </a:spcBef>
            <a:spcAft>
              <a:spcPct val="35%"/>
            </a:spcAft>
            <a:buNone/>
          </a:pPr>
          <a:r>
            <a:rPr lang="nl-NL" sz="1100" kern="1200"/>
            <a:t>2x 3x3 Conv, 64</a:t>
          </a:r>
        </a:p>
      </dsp:txBody>
      <dsp:txXfrm>
        <a:off x="768124" y="583571"/>
        <a:ext cx="1473650" cy="358583"/>
      </dsp:txXfrm>
    </dsp:sp>
    <dsp:sp modelId="{66C93A2C-622B-4880-961F-0A634C23B6DE}">
      <dsp:nvSpPr>
        <dsp:cNvPr id="0" name=""/>
        <dsp:cNvSpPr/>
      </dsp:nvSpPr>
      <dsp:spPr>
        <a:xfrm rot="5400000">
          <a:off x="1433532" y="962833"/>
          <a:ext cx="142835" cy="171402"/>
        </a:xfrm>
        <a:prstGeom prst="rightArrow">
          <a:avLst>
            <a:gd name="adj1" fmla="val 60000"/>
            <a:gd name="adj2" fmla="val 50000"/>
          </a:avLst>
        </a:prstGeom>
        <a:solidFill>
          <a:schemeClr val="accent1">
            <a:tint val="60%"/>
            <a:hueOff val="0"/>
            <a:satOff val="0%"/>
            <a:lumOff val="0%"/>
            <a:alphaOff val="0%"/>
          </a:schemeClr>
        </a:solidFill>
        <a:ln>
          <a:noFill/>
        </a:ln>
        <a:effectLst/>
        <a:scene3d>
          <a:camera prst="orthographicFront">
            <a:rot lat="0" lon="0" rev="0"/>
          </a:camera>
          <a:lightRig rig="threePt" dir="t"/>
        </a:scene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
            </a:lnSpc>
            <a:spcBef>
              <a:spcPct val="0%"/>
            </a:spcBef>
            <a:spcAft>
              <a:spcPct val="35%"/>
            </a:spcAft>
            <a:buNone/>
          </a:pPr>
          <a:endParaRPr lang="nl-NL" sz="700" kern="1200"/>
        </a:p>
      </dsp:txBody>
      <dsp:txXfrm rot="-5400000">
        <a:off x="1453529" y="977116"/>
        <a:ext cx="102842" cy="99985"/>
      </dsp:txXfrm>
    </dsp:sp>
    <dsp:sp modelId="{70E3FA7E-ABCF-47E8-8341-107E9DFAECB6}">
      <dsp:nvSpPr>
        <dsp:cNvPr id="0" name=""/>
        <dsp:cNvSpPr/>
      </dsp:nvSpPr>
      <dsp:spPr>
        <a:xfrm>
          <a:off x="756968" y="1143758"/>
          <a:ext cx="1495962" cy="380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a:scene3d>
          <a:camera prst="orthographicFront">
            <a:rot lat="0" lon="0" rev="0"/>
          </a:camera>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
            </a:lnSpc>
            <a:spcBef>
              <a:spcPct val="0%"/>
            </a:spcBef>
            <a:spcAft>
              <a:spcPct val="35%"/>
            </a:spcAft>
            <a:buNone/>
          </a:pPr>
          <a:r>
            <a:rPr lang="nl-NL" sz="1100" kern="1200"/>
            <a:t>Maxpool</a:t>
          </a:r>
        </a:p>
      </dsp:txBody>
      <dsp:txXfrm>
        <a:off x="768124" y="1154914"/>
        <a:ext cx="1473650" cy="358583"/>
      </dsp:txXfrm>
    </dsp:sp>
    <dsp:sp modelId="{84B8B1DA-F6E6-47FF-B688-717BAC3BA7A2}">
      <dsp:nvSpPr>
        <dsp:cNvPr id="0" name=""/>
        <dsp:cNvSpPr/>
      </dsp:nvSpPr>
      <dsp:spPr>
        <a:xfrm rot="5400000">
          <a:off x="1433532" y="1534176"/>
          <a:ext cx="142835" cy="171402"/>
        </a:xfrm>
        <a:prstGeom prst="rightArrow">
          <a:avLst>
            <a:gd name="adj1" fmla="val 60000"/>
            <a:gd name="adj2" fmla="val 50000"/>
          </a:avLst>
        </a:prstGeom>
        <a:solidFill>
          <a:schemeClr val="accent1">
            <a:tint val="60%"/>
            <a:hueOff val="0"/>
            <a:satOff val="0%"/>
            <a:lumOff val="0%"/>
            <a:alphaOff val="0%"/>
          </a:schemeClr>
        </a:solidFill>
        <a:ln>
          <a:noFill/>
        </a:ln>
        <a:effectLst/>
        <a:scene3d>
          <a:camera prst="orthographicFront">
            <a:rot lat="0" lon="0" rev="0"/>
          </a:camera>
          <a:lightRig rig="threePt" dir="t"/>
        </a:scene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
            </a:lnSpc>
            <a:spcBef>
              <a:spcPct val="0%"/>
            </a:spcBef>
            <a:spcAft>
              <a:spcPct val="35%"/>
            </a:spcAft>
            <a:buNone/>
          </a:pPr>
          <a:endParaRPr lang="nl-NL" sz="700" kern="1200"/>
        </a:p>
      </dsp:txBody>
      <dsp:txXfrm rot="-5400000">
        <a:off x="1453529" y="1548459"/>
        <a:ext cx="102842" cy="99985"/>
      </dsp:txXfrm>
    </dsp:sp>
    <dsp:sp modelId="{0EF432A7-7FF5-4E64-BDE3-97300D06E60F}">
      <dsp:nvSpPr>
        <dsp:cNvPr id="0" name=""/>
        <dsp:cNvSpPr/>
      </dsp:nvSpPr>
      <dsp:spPr>
        <a:xfrm>
          <a:off x="756968" y="1715101"/>
          <a:ext cx="1495962" cy="380895"/>
        </a:xfrm>
        <a:prstGeom prst="roundRect">
          <a:avLst>
            <a:gd name="adj" fmla="val 10000"/>
          </a:avLst>
        </a:prstGeom>
        <a:solidFill>
          <a:schemeClr val="accent2"/>
        </a:solidFill>
        <a:ln w="12700" cap="flat" cmpd="sng" algn="ctr">
          <a:solidFill>
            <a:schemeClr val="accent2">
              <a:shade val="50%"/>
            </a:schemeClr>
          </a:solidFill>
          <a:prstDash val="solid"/>
          <a:miter lim="800%"/>
        </a:ln>
        <a:effectLst/>
        <a:scene3d>
          <a:camera prst="orthographicFront">
            <a:rot lat="0" lon="0" rev="0"/>
          </a:camera>
          <a:lightRig rig="threePt" dir="t"/>
        </a:scene3d>
      </dsp:spPr>
      <dsp:style>
        <a:lnRef idx="2">
          <a:schemeClr val="accent2">
            <a:shade val="50%"/>
          </a:schemeClr>
        </a:lnRef>
        <a:fillRef idx="1">
          <a:schemeClr val="accent2"/>
        </a:fillRef>
        <a:effectRef idx="0">
          <a:schemeClr val="accent2"/>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
            </a:lnSpc>
            <a:spcBef>
              <a:spcPct val="0%"/>
            </a:spcBef>
            <a:spcAft>
              <a:spcPct val="35%"/>
            </a:spcAft>
            <a:buNone/>
          </a:pPr>
          <a:r>
            <a:rPr lang="nl-NL" sz="1100" kern="1200"/>
            <a:t>2x 3x3 Conv, 128</a:t>
          </a:r>
        </a:p>
      </dsp:txBody>
      <dsp:txXfrm>
        <a:off x="768124" y="1726257"/>
        <a:ext cx="1473650" cy="358583"/>
      </dsp:txXfrm>
    </dsp:sp>
    <dsp:sp modelId="{BF775663-6D31-42EC-B056-BBB91BDC5AB4}">
      <dsp:nvSpPr>
        <dsp:cNvPr id="0" name=""/>
        <dsp:cNvSpPr/>
      </dsp:nvSpPr>
      <dsp:spPr>
        <a:xfrm rot="5400000">
          <a:off x="1433532" y="2105519"/>
          <a:ext cx="142835" cy="171402"/>
        </a:xfrm>
        <a:prstGeom prst="rightArrow">
          <a:avLst>
            <a:gd name="adj1" fmla="val 60000"/>
            <a:gd name="adj2" fmla="val 50000"/>
          </a:avLst>
        </a:prstGeom>
        <a:solidFill>
          <a:schemeClr val="accent1">
            <a:tint val="60%"/>
            <a:hueOff val="0"/>
            <a:satOff val="0%"/>
            <a:lumOff val="0%"/>
            <a:alphaOff val="0%"/>
          </a:schemeClr>
        </a:solidFill>
        <a:ln>
          <a:noFill/>
        </a:ln>
        <a:effectLst/>
        <a:scene3d>
          <a:camera prst="orthographicFront">
            <a:rot lat="0" lon="0" rev="0"/>
          </a:camera>
          <a:lightRig rig="threePt" dir="t"/>
        </a:scene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
            </a:lnSpc>
            <a:spcBef>
              <a:spcPct val="0%"/>
            </a:spcBef>
            <a:spcAft>
              <a:spcPct val="35%"/>
            </a:spcAft>
            <a:buNone/>
          </a:pPr>
          <a:endParaRPr lang="nl-NL" sz="700" kern="1200"/>
        </a:p>
      </dsp:txBody>
      <dsp:txXfrm rot="-5400000">
        <a:off x="1453529" y="2119802"/>
        <a:ext cx="102842" cy="99985"/>
      </dsp:txXfrm>
    </dsp:sp>
    <dsp:sp modelId="{C4D6CFDD-5F4C-48A1-8D41-67033294D70A}">
      <dsp:nvSpPr>
        <dsp:cNvPr id="0" name=""/>
        <dsp:cNvSpPr/>
      </dsp:nvSpPr>
      <dsp:spPr>
        <a:xfrm>
          <a:off x="756968" y="2286444"/>
          <a:ext cx="1495962" cy="380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a:scene3d>
          <a:camera prst="orthographicFront">
            <a:rot lat="0" lon="0" rev="0"/>
          </a:camera>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
            </a:lnSpc>
            <a:spcBef>
              <a:spcPct val="0%"/>
            </a:spcBef>
            <a:spcAft>
              <a:spcPct val="35%"/>
            </a:spcAft>
            <a:buNone/>
          </a:pPr>
          <a:r>
            <a:rPr lang="nl-NL" sz="1100" kern="1200"/>
            <a:t>Maxpool</a:t>
          </a:r>
        </a:p>
      </dsp:txBody>
      <dsp:txXfrm>
        <a:off x="768124" y="2297600"/>
        <a:ext cx="1473650" cy="358583"/>
      </dsp:txXfrm>
    </dsp:sp>
    <dsp:sp modelId="{F87FE46C-5818-449E-8006-F8971B9ACE63}">
      <dsp:nvSpPr>
        <dsp:cNvPr id="0" name=""/>
        <dsp:cNvSpPr/>
      </dsp:nvSpPr>
      <dsp:spPr>
        <a:xfrm rot="5400000">
          <a:off x="1433532" y="2676862"/>
          <a:ext cx="142835" cy="171402"/>
        </a:xfrm>
        <a:prstGeom prst="rightArrow">
          <a:avLst>
            <a:gd name="adj1" fmla="val 60000"/>
            <a:gd name="adj2" fmla="val 50000"/>
          </a:avLst>
        </a:prstGeom>
        <a:solidFill>
          <a:schemeClr val="accent1">
            <a:tint val="60%"/>
            <a:hueOff val="0"/>
            <a:satOff val="0%"/>
            <a:lumOff val="0%"/>
            <a:alphaOff val="0%"/>
          </a:schemeClr>
        </a:solidFill>
        <a:ln>
          <a:noFill/>
        </a:ln>
        <a:effectLst/>
        <a:scene3d>
          <a:camera prst="orthographicFront">
            <a:rot lat="0" lon="0" rev="0"/>
          </a:camera>
          <a:lightRig rig="threePt" dir="t"/>
        </a:scene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
            </a:lnSpc>
            <a:spcBef>
              <a:spcPct val="0%"/>
            </a:spcBef>
            <a:spcAft>
              <a:spcPct val="35%"/>
            </a:spcAft>
            <a:buNone/>
          </a:pPr>
          <a:endParaRPr lang="nl-NL" sz="700" kern="1200"/>
        </a:p>
      </dsp:txBody>
      <dsp:txXfrm rot="-5400000">
        <a:off x="1453529" y="2691145"/>
        <a:ext cx="102842" cy="99985"/>
      </dsp:txXfrm>
    </dsp:sp>
    <dsp:sp modelId="{6DF7D32B-C44E-48DD-9DB0-B46410A66662}">
      <dsp:nvSpPr>
        <dsp:cNvPr id="0" name=""/>
        <dsp:cNvSpPr/>
      </dsp:nvSpPr>
      <dsp:spPr>
        <a:xfrm>
          <a:off x="756968" y="2857787"/>
          <a:ext cx="1495962" cy="380895"/>
        </a:xfrm>
        <a:prstGeom prst="roundRect">
          <a:avLst>
            <a:gd name="adj" fmla="val 10000"/>
          </a:avLst>
        </a:prstGeom>
        <a:solidFill>
          <a:schemeClr val="accent2"/>
        </a:solidFill>
        <a:ln w="12700" cap="flat" cmpd="sng" algn="ctr">
          <a:solidFill>
            <a:schemeClr val="accent2">
              <a:shade val="50%"/>
            </a:schemeClr>
          </a:solidFill>
          <a:prstDash val="solid"/>
          <a:miter lim="800%"/>
        </a:ln>
        <a:effectLst/>
        <a:scene3d>
          <a:camera prst="orthographicFront">
            <a:rot lat="0" lon="0" rev="0"/>
          </a:camera>
          <a:lightRig rig="threePt" dir="t"/>
        </a:scene3d>
      </dsp:spPr>
      <dsp:style>
        <a:lnRef idx="2">
          <a:schemeClr val="accent2">
            <a:shade val="50%"/>
          </a:schemeClr>
        </a:lnRef>
        <a:fillRef idx="1">
          <a:schemeClr val="accent2"/>
        </a:fillRef>
        <a:effectRef idx="0">
          <a:schemeClr val="accent2"/>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
            </a:lnSpc>
            <a:spcBef>
              <a:spcPct val="0%"/>
            </a:spcBef>
            <a:spcAft>
              <a:spcPct val="35%"/>
            </a:spcAft>
            <a:buNone/>
          </a:pPr>
          <a:r>
            <a:rPr lang="nl-NL" sz="1100" kern="1200"/>
            <a:t>4x 3x3 Conv, 256</a:t>
          </a:r>
        </a:p>
      </dsp:txBody>
      <dsp:txXfrm>
        <a:off x="768124" y="2868943"/>
        <a:ext cx="1473650" cy="358583"/>
      </dsp:txXfrm>
    </dsp:sp>
    <dsp:sp modelId="{1D20D6A7-981F-48A9-864A-0B59FD4C5E6A}">
      <dsp:nvSpPr>
        <dsp:cNvPr id="0" name=""/>
        <dsp:cNvSpPr/>
      </dsp:nvSpPr>
      <dsp:spPr>
        <a:xfrm rot="5400000">
          <a:off x="1433532" y="3248205"/>
          <a:ext cx="142835" cy="171402"/>
        </a:xfrm>
        <a:prstGeom prst="rightArrow">
          <a:avLst>
            <a:gd name="adj1" fmla="val 60000"/>
            <a:gd name="adj2" fmla="val 50000"/>
          </a:avLst>
        </a:prstGeom>
        <a:solidFill>
          <a:schemeClr val="accent1">
            <a:tint val="60%"/>
            <a:hueOff val="0"/>
            <a:satOff val="0%"/>
            <a:lumOff val="0%"/>
            <a:alphaOff val="0%"/>
          </a:schemeClr>
        </a:solidFill>
        <a:ln>
          <a:noFill/>
        </a:ln>
        <a:effectLst/>
        <a:scene3d>
          <a:camera prst="orthographicFront">
            <a:rot lat="0" lon="0" rev="0"/>
          </a:camera>
          <a:lightRig rig="threePt" dir="t"/>
        </a:scene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
            </a:lnSpc>
            <a:spcBef>
              <a:spcPct val="0%"/>
            </a:spcBef>
            <a:spcAft>
              <a:spcPct val="35%"/>
            </a:spcAft>
            <a:buNone/>
          </a:pPr>
          <a:endParaRPr lang="nl-NL" sz="700" kern="1200"/>
        </a:p>
      </dsp:txBody>
      <dsp:txXfrm rot="-5400000">
        <a:off x="1453529" y="3262488"/>
        <a:ext cx="102842" cy="99985"/>
      </dsp:txXfrm>
    </dsp:sp>
    <dsp:sp modelId="{68121BDA-5BE6-45DF-B835-1E7890AB50B6}">
      <dsp:nvSpPr>
        <dsp:cNvPr id="0" name=""/>
        <dsp:cNvSpPr/>
      </dsp:nvSpPr>
      <dsp:spPr>
        <a:xfrm>
          <a:off x="756968" y="3429130"/>
          <a:ext cx="1495962" cy="380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a:scene3d>
          <a:camera prst="orthographicFront">
            <a:rot lat="0" lon="0" rev="0"/>
          </a:camera>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
            </a:lnSpc>
            <a:spcBef>
              <a:spcPct val="0%"/>
            </a:spcBef>
            <a:spcAft>
              <a:spcPct val="35%"/>
            </a:spcAft>
            <a:buNone/>
          </a:pPr>
          <a:r>
            <a:rPr lang="nl-NL" sz="1100" kern="1200"/>
            <a:t>Maxpool</a:t>
          </a:r>
        </a:p>
      </dsp:txBody>
      <dsp:txXfrm>
        <a:off x="768124" y="3440286"/>
        <a:ext cx="1473650" cy="358583"/>
      </dsp:txXfrm>
    </dsp:sp>
    <dsp:sp modelId="{A599FDD7-029F-44E2-AA2B-1CA780BA659B}">
      <dsp:nvSpPr>
        <dsp:cNvPr id="0" name=""/>
        <dsp:cNvSpPr/>
      </dsp:nvSpPr>
      <dsp:spPr>
        <a:xfrm rot="5400000">
          <a:off x="1433532" y="3819548"/>
          <a:ext cx="142835" cy="171402"/>
        </a:xfrm>
        <a:prstGeom prst="rightArrow">
          <a:avLst>
            <a:gd name="adj1" fmla="val 60000"/>
            <a:gd name="adj2" fmla="val 50000"/>
          </a:avLst>
        </a:prstGeom>
        <a:solidFill>
          <a:schemeClr val="accent1">
            <a:tint val="60%"/>
            <a:hueOff val="0"/>
            <a:satOff val="0%"/>
            <a:lumOff val="0%"/>
            <a:alphaOff val="0%"/>
          </a:schemeClr>
        </a:solidFill>
        <a:ln>
          <a:noFill/>
        </a:ln>
        <a:effectLst/>
        <a:scene3d>
          <a:camera prst="orthographicFront">
            <a:rot lat="0" lon="0" rev="0"/>
          </a:camera>
          <a:lightRig rig="threePt" dir="t"/>
        </a:scene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
            </a:lnSpc>
            <a:spcBef>
              <a:spcPct val="0%"/>
            </a:spcBef>
            <a:spcAft>
              <a:spcPct val="35%"/>
            </a:spcAft>
            <a:buNone/>
          </a:pPr>
          <a:endParaRPr lang="nl-NL" sz="700" kern="1200"/>
        </a:p>
      </dsp:txBody>
      <dsp:txXfrm rot="-5400000">
        <a:off x="1453529" y="3833831"/>
        <a:ext cx="102842" cy="99985"/>
      </dsp:txXfrm>
    </dsp:sp>
    <dsp:sp modelId="{16EF7787-2D80-44A5-AE8A-376B17176D33}">
      <dsp:nvSpPr>
        <dsp:cNvPr id="0" name=""/>
        <dsp:cNvSpPr/>
      </dsp:nvSpPr>
      <dsp:spPr>
        <a:xfrm>
          <a:off x="756968" y="4000473"/>
          <a:ext cx="1495962" cy="380895"/>
        </a:xfrm>
        <a:prstGeom prst="roundRect">
          <a:avLst>
            <a:gd name="adj" fmla="val 10000"/>
          </a:avLst>
        </a:prstGeom>
        <a:solidFill>
          <a:schemeClr val="accent2"/>
        </a:solidFill>
        <a:ln w="12700" cap="flat" cmpd="sng" algn="ctr">
          <a:solidFill>
            <a:schemeClr val="accent2">
              <a:shade val="50%"/>
            </a:schemeClr>
          </a:solidFill>
          <a:prstDash val="solid"/>
          <a:miter lim="800%"/>
        </a:ln>
        <a:effectLst/>
        <a:scene3d>
          <a:camera prst="orthographicFront">
            <a:rot lat="0" lon="0" rev="0"/>
          </a:camera>
          <a:lightRig rig="threePt" dir="t"/>
        </a:scene3d>
      </dsp:spPr>
      <dsp:style>
        <a:lnRef idx="2">
          <a:schemeClr val="accent2">
            <a:shade val="50%"/>
          </a:schemeClr>
        </a:lnRef>
        <a:fillRef idx="1">
          <a:schemeClr val="accent2"/>
        </a:fillRef>
        <a:effectRef idx="0">
          <a:schemeClr val="accent2"/>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
            </a:lnSpc>
            <a:spcBef>
              <a:spcPct val="0%"/>
            </a:spcBef>
            <a:spcAft>
              <a:spcPct val="35%"/>
            </a:spcAft>
            <a:buNone/>
          </a:pPr>
          <a:r>
            <a:rPr lang="nl-NL" sz="1100" kern="1200"/>
            <a:t>4x 3x3 Conv, 512</a:t>
          </a:r>
        </a:p>
      </dsp:txBody>
      <dsp:txXfrm>
        <a:off x="768124" y="4011629"/>
        <a:ext cx="1473650" cy="358583"/>
      </dsp:txXfrm>
    </dsp:sp>
    <dsp:sp modelId="{037468BF-E8FF-4F8A-A353-159D9E1A739E}">
      <dsp:nvSpPr>
        <dsp:cNvPr id="0" name=""/>
        <dsp:cNvSpPr/>
      </dsp:nvSpPr>
      <dsp:spPr>
        <a:xfrm rot="5400000">
          <a:off x="1433532" y="4390891"/>
          <a:ext cx="142835" cy="171402"/>
        </a:xfrm>
        <a:prstGeom prst="rightArrow">
          <a:avLst>
            <a:gd name="adj1" fmla="val 60000"/>
            <a:gd name="adj2" fmla="val 50000"/>
          </a:avLst>
        </a:prstGeom>
        <a:solidFill>
          <a:schemeClr val="accent1">
            <a:tint val="60%"/>
            <a:hueOff val="0"/>
            <a:satOff val="0%"/>
            <a:lumOff val="0%"/>
            <a:alphaOff val="0%"/>
          </a:schemeClr>
        </a:solidFill>
        <a:ln>
          <a:noFill/>
        </a:ln>
        <a:effectLst/>
        <a:scene3d>
          <a:camera prst="orthographicFront">
            <a:rot lat="0" lon="0" rev="0"/>
          </a:camera>
          <a:lightRig rig="threePt" dir="t"/>
        </a:scene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
            </a:lnSpc>
            <a:spcBef>
              <a:spcPct val="0%"/>
            </a:spcBef>
            <a:spcAft>
              <a:spcPct val="35%"/>
            </a:spcAft>
            <a:buNone/>
          </a:pPr>
          <a:endParaRPr lang="nl-NL" sz="700" kern="1200"/>
        </a:p>
      </dsp:txBody>
      <dsp:txXfrm rot="-5400000">
        <a:off x="1453529" y="4405174"/>
        <a:ext cx="102842" cy="99985"/>
      </dsp:txXfrm>
    </dsp:sp>
    <dsp:sp modelId="{05765A65-05CC-4BF9-BD4F-B11CA90E4C15}">
      <dsp:nvSpPr>
        <dsp:cNvPr id="0" name=""/>
        <dsp:cNvSpPr/>
      </dsp:nvSpPr>
      <dsp:spPr>
        <a:xfrm>
          <a:off x="756968" y="4571816"/>
          <a:ext cx="1495962" cy="380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a:scene3d>
          <a:camera prst="orthographicFront">
            <a:rot lat="0" lon="0" rev="0"/>
          </a:camera>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
            </a:lnSpc>
            <a:spcBef>
              <a:spcPct val="0%"/>
            </a:spcBef>
            <a:spcAft>
              <a:spcPct val="35%"/>
            </a:spcAft>
            <a:buNone/>
          </a:pPr>
          <a:r>
            <a:rPr lang="nl-NL" sz="1100" kern="1200"/>
            <a:t>Maxpool</a:t>
          </a:r>
        </a:p>
      </dsp:txBody>
      <dsp:txXfrm>
        <a:off x="768124" y="4582972"/>
        <a:ext cx="1473650" cy="358583"/>
      </dsp:txXfrm>
    </dsp:sp>
    <dsp:sp modelId="{6AC64277-6B82-42FB-9D6D-41CFCB5E1104}">
      <dsp:nvSpPr>
        <dsp:cNvPr id="0" name=""/>
        <dsp:cNvSpPr/>
      </dsp:nvSpPr>
      <dsp:spPr>
        <a:xfrm rot="5400000">
          <a:off x="1433532" y="4962234"/>
          <a:ext cx="142835" cy="171402"/>
        </a:xfrm>
        <a:prstGeom prst="rightArrow">
          <a:avLst>
            <a:gd name="adj1" fmla="val 60000"/>
            <a:gd name="adj2" fmla="val 50000"/>
          </a:avLst>
        </a:prstGeom>
        <a:solidFill>
          <a:schemeClr val="accent1">
            <a:tint val="60%"/>
            <a:hueOff val="0"/>
            <a:satOff val="0%"/>
            <a:lumOff val="0%"/>
            <a:alphaOff val="0%"/>
          </a:schemeClr>
        </a:solidFill>
        <a:ln>
          <a:noFill/>
        </a:ln>
        <a:effectLst/>
        <a:scene3d>
          <a:camera prst="orthographicFront">
            <a:rot lat="0" lon="0" rev="0"/>
          </a:camera>
          <a:lightRig rig="threePt" dir="t"/>
        </a:scene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
            </a:lnSpc>
            <a:spcBef>
              <a:spcPct val="0%"/>
            </a:spcBef>
            <a:spcAft>
              <a:spcPct val="35%"/>
            </a:spcAft>
            <a:buNone/>
          </a:pPr>
          <a:endParaRPr lang="nl-NL" sz="700" kern="1200"/>
        </a:p>
      </dsp:txBody>
      <dsp:txXfrm rot="-5400000">
        <a:off x="1453529" y="4976517"/>
        <a:ext cx="102842" cy="99985"/>
      </dsp:txXfrm>
    </dsp:sp>
    <dsp:sp modelId="{227995A4-CC26-4732-8265-E86E1008D9A4}">
      <dsp:nvSpPr>
        <dsp:cNvPr id="0" name=""/>
        <dsp:cNvSpPr/>
      </dsp:nvSpPr>
      <dsp:spPr>
        <a:xfrm>
          <a:off x="756968" y="5143159"/>
          <a:ext cx="1495962" cy="380895"/>
        </a:xfrm>
        <a:prstGeom prst="roundRect">
          <a:avLst>
            <a:gd name="adj" fmla="val 10000"/>
          </a:avLst>
        </a:prstGeom>
        <a:solidFill>
          <a:schemeClr val="accent2"/>
        </a:solidFill>
        <a:ln w="12700" cap="flat" cmpd="sng" algn="ctr">
          <a:solidFill>
            <a:schemeClr val="accent2">
              <a:shade val="50%"/>
            </a:schemeClr>
          </a:solidFill>
          <a:prstDash val="solid"/>
          <a:miter lim="800%"/>
        </a:ln>
        <a:effectLst/>
        <a:scene3d>
          <a:camera prst="orthographicFront">
            <a:rot lat="0" lon="0" rev="0"/>
          </a:camera>
          <a:lightRig rig="threePt" dir="t"/>
        </a:scene3d>
      </dsp:spPr>
      <dsp:style>
        <a:lnRef idx="2">
          <a:schemeClr val="accent2">
            <a:shade val="50%"/>
          </a:schemeClr>
        </a:lnRef>
        <a:fillRef idx="1">
          <a:schemeClr val="accent2"/>
        </a:fillRef>
        <a:effectRef idx="0">
          <a:schemeClr val="accent2"/>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
            </a:lnSpc>
            <a:spcBef>
              <a:spcPct val="0%"/>
            </a:spcBef>
            <a:spcAft>
              <a:spcPct val="35%"/>
            </a:spcAft>
            <a:buNone/>
          </a:pPr>
          <a:r>
            <a:rPr lang="nl-NL" sz="1100" kern="1200"/>
            <a:t>4x 3x3 Conv, 512</a:t>
          </a:r>
        </a:p>
      </dsp:txBody>
      <dsp:txXfrm>
        <a:off x="768124" y="5154315"/>
        <a:ext cx="1473650" cy="358583"/>
      </dsp:txXfrm>
    </dsp:sp>
    <dsp:sp modelId="{D9834A20-4DB1-4510-9300-0699F3D4A3AF}">
      <dsp:nvSpPr>
        <dsp:cNvPr id="0" name=""/>
        <dsp:cNvSpPr/>
      </dsp:nvSpPr>
      <dsp:spPr>
        <a:xfrm rot="5400000">
          <a:off x="1433532" y="5533577"/>
          <a:ext cx="142835" cy="171402"/>
        </a:xfrm>
        <a:prstGeom prst="rightArrow">
          <a:avLst>
            <a:gd name="adj1" fmla="val 60000"/>
            <a:gd name="adj2" fmla="val 50000"/>
          </a:avLst>
        </a:prstGeom>
        <a:solidFill>
          <a:schemeClr val="accent1">
            <a:tint val="60%"/>
            <a:hueOff val="0"/>
            <a:satOff val="0%"/>
            <a:lumOff val="0%"/>
            <a:alphaOff val="0%"/>
          </a:schemeClr>
        </a:solidFill>
        <a:ln>
          <a:noFill/>
        </a:ln>
        <a:effectLst/>
        <a:scene3d>
          <a:camera prst="orthographicFront">
            <a:rot lat="0" lon="0" rev="0"/>
          </a:camera>
          <a:lightRig rig="threePt" dir="t"/>
        </a:scene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
            </a:lnSpc>
            <a:spcBef>
              <a:spcPct val="0%"/>
            </a:spcBef>
            <a:spcAft>
              <a:spcPct val="35%"/>
            </a:spcAft>
            <a:buNone/>
          </a:pPr>
          <a:endParaRPr lang="nl-NL" sz="700" kern="1200"/>
        </a:p>
      </dsp:txBody>
      <dsp:txXfrm rot="-5400000">
        <a:off x="1453529" y="5547860"/>
        <a:ext cx="102842" cy="99985"/>
      </dsp:txXfrm>
    </dsp:sp>
    <dsp:sp modelId="{17F4C238-7765-47F0-B109-CE59C0D41B51}">
      <dsp:nvSpPr>
        <dsp:cNvPr id="0" name=""/>
        <dsp:cNvSpPr/>
      </dsp:nvSpPr>
      <dsp:spPr>
        <a:xfrm>
          <a:off x="756968" y="5714502"/>
          <a:ext cx="1495962" cy="380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a:scene3d>
          <a:camera prst="orthographicFront">
            <a:rot lat="0" lon="0" rev="0"/>
          </a:camera>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
            </a:lnSpc>
            <a:spcBef>
              <a:spcPct val="0%"/>
            </a:spcBef>
            <a:spcAft>
              <a:spcPct val="35%"/>
            </a:spcAft>
            <a:buNone/>
          </a:pPr>
          <a:r>
            <a:rPr lang="nl-NL" sz="1100" kern="1200"/>
            <a:t>Maxpool</a:t>
          </a:r>
        </a:p>
      </dsp:txBody>
      <dsp:txXfrm>
        <a:off x="768124" y="5725658"/>
        <a:ext cx="1473650" cy="358583"/>
      </dsp:txXfrm>
    </dsp:sp>
    <dsp:sp modelId="{74C90EC6-DB52-482D-8F02-B5EDBF62A9C6}">
      <dsp:nvSpPr>
        <dsp:cNvPr id="0" name=""/>
        <dsp:cNvSpPr/>
      </dsp:nvSpPr>
      <dsp:spPr>
        <a:xfrm rot="5400000">
          <a:off x="1433532" y="6104920"/>
          <a:ext cx="142835" cy="171402"/>
        </a:xfrm>
        <a:prstGeom prst="rightArrow">
          <a:avLst>
            <a:gd name="adj1" fmla="val 60000"/>
            <a:gd name="adj2" fmla="val 50000"/>
          </a:avLst>
        </a:prstGeom>
        <a:solidFill>
          <a:schemeClr val="accent1">
            <a:tint val="60%"/>
            <a:hueOff val="0"/>
            <a:satOff val="0%"/>
            <a:lumOff val="0%"/>
            <a:alphaOff val="0%"/>
          </a:schemeClr>
        </a:solidFill>
        <a:ln>
          <a:noFill/>
        </a:ln>
        <a:effectLst/>
        <a:scene3d>
          <a:camera prst="orthographicFront">
            <a:rot lat="0" lon="0" rev="0"/>
          </a:camera>
          <a:lightRig rig="threePt" dir="t"/>
        </a:scene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
            </a:lnSpc>
            <a:spcBef>
              <a:spcPct val="0%"/>
            </a:spcBef>
            <a:spcAft>
              <a:spcPct val="35%"/>
            </a:spcAft>
            <a:buNone/>
          </a:pPr>
          <a:endParaRPr lang="nl-NL" sz="700" kern="1200"/>
        </a:p>
      </dsp:txBody>
      <dsp:txXfrm rot="-5400000">
        <a:off x="1453529" y="6119203"/>
        <a:ext cx="102842" cy="99985"/>
      </dsp:txXfrm>
    </dsp:sp>
    <dsp:sp modelId="{1D428CB0-1F7B-4A29-A293-F1FF11474162}">
      <dsp:nvSpPr>
        <dsp:cNvPr id="0" name=""/>
        <dsp:cNvSpPr/>
      </dsp:nvSpPr>
      <dsp:spPr>
        <a:xfrm>
          <a:off x="756968" y="6285845"/>
          <a:ext cx="1495962" cy="380895"/>
        </a:xfrm>
        <a:prstGeom prst="roundRect">
          <a:avLst>
            <a:gd name="adj" fmla="val 10000"/>
          </a:avLst>
        </a:prstGeom>
        <a:solidFill>
          <a:schemeClr val="accent3"/>
        </a:solidFill>
        <a:ln w="12700" cap="flat" cmpd="sng" algn="ctr">
          <a:solidFill>
            <a:schemeClr val="accent3">
              <a:shade val="50%"/>
            </a:schemeClr>
          </a:solidFill>
          <a:prstDash val="solid"/>
          <a:miter lim="800%"/>
        </a:ln>
        <a:effectLst/>
        <a:scene3d>
          <a:camera prst="orthographicFront">
            <a:rot lat="0" lon="0" rev="0"/>
          </a:camera>
          <a:lightRig rig="threePt" dir="t"/>
        </a:scene3d>
      </dsp:spPr>
      <dsp:style>
        <a:lnRef idx="2">
          <a:schemeClr val="accent3">
            <a:shade val="50%"/>
          </a:schemeClr>
        </a:lnRef>
        <a:fillRef idx="1">
          <a:schemeClr val="accent3"/>
        </a:fillRef>
        <a:effectRef idx="0">
          <a:schemeClr val="accent3"/>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
            </a:lnSpc>
            <a:spcBef>
              <a:spcPct val="0%"/>
            </a:spcBef>
            <a:spcAft>
              <a:spcPct val="35%"/>
            </a:spcAft>
            <a:buNone/>
          </a:pPr>
          <a:r>
            <a:rPr lang="nl-NL" sz="1100" kern="1200"/>
            <a:t>2x Dense, 4096 Neurons</a:t>
          </a:r>
        </a:p>
      </dsp:txBody>
      <dsp:txXfrm>
        <a:off x="768124" y="6297001"/>
        <a:ext cx="1473650" cy="358583"/>
      </dsp:txXfrm>
    </dsp:sp>
    <dsp:sp modelId="{A1F321C5-C319-41AA-BD81-4694E179BB07}">
      <dsp:nvSpPr>
        <dsp:cNvPr id="0" name=""/>
        <dsp:cNvSpPr/>
      </dsp:nvSpPr>
      <dsp:spPr>
        <a:xfrm rot="5400000">
          <a:off x="1433532" y="6676263"/>
          <a:ext cx="142835" cy="171402"/>
        </a:xfrm>
        <a:prstGeom prst="rightArrow">
          <a:avLst>
            <a:gd name="adj1" fmla="val 60000"/>
            <a:gd name="adj2" fmla="val 50000"/>
          </a:avLst>
        </a:prstGeom>
        <a:solidFill>
          <a:schemeClr val="accent1">
            <a:tint val="60%"/>
            <a:hueOff val="0"/>
            <a:satOff val="0%"/>
            <a:lumOff val="0%"/>
            <a:alphaOff val="0%"/>
          </a:schemeClr>
        </a:solidFill>
        <a:ln>
          <a:noFill/>
        </a:ln>
        <a:effectLst/>
        <a:scene3d>
          <a:camera prst="orthographicFront">
            <a:rot lat="0" lon="0" rev="0"/>
          </a:camera>
          <a:lightRig rig="threePt" dir="t"/>
        </a:scene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
            </a:lnSpc>
            <a:spcBef>
              <a:spcPct val="0%"/>
            </a:spcBef>
            <a:spcAft>
              <a:spcPct val="35%"/>
            </a:spcAft>
            <a:buNone/>
          </a:pPr>
          <a:endParaRPr lang="nl-NL" sz="700" kern="1200"/>
        </a:p>
      </dsp:txBody>
      <dsp:txXfrm rot="-5400000">
        <a:off x="1453529" y="6690546"/>
        <a:ext cx="102842" cy="99985"/>
      </dsp:txXfrm>
    </dsp:sp>
    <dsp:sp modelId="{DD4FDE0D-6AFB-433A-88C5-0A4BE4091BE8}">
      <dsp:nvSpPr>
        <dsp:cNvPr id="0" name=""/>
        <dsp:cNvSpPr/>
      </dsp:nvSpPr>
      <dsp:spPr>
        <a:xfrm>
          <a:off x="756968" y="6857189"/>
          <a:ext cx="1495962" cy="380895"/>
        </a:xfrm>
        <a:prstGeom prst="roundRect">
          <a:avLst>
            <a:gd name="adj" fmla="val 10000"/>
          </a:avLst>
        </a:prstGeom>
        <a:solidFill>
          <a:schemeClr val="accent3"/>
        </a:solidFill>
        <a:ln w="12700" cap="flat" cmpd="sng" algn="ctr">
          <a:solidFill>
            <a:schemeClr val="accent3">
              <a:shade val="50%"/>
            </a:schemeClr>
          </a:solidFill>
          <a:prstDash val="solid"/>
          <a:miter lim="800%"/>
        </a:ln>
        <a:effectLst/>
        <a:scene3d>
          <a:camera prst="orthographicFront">
            <a:rot lat="0" lon="0" rev="0"/>
          </a:camera>
          <a:lightRig rig="threePt" dir="t"/>
        </a:scene3d>
      </dsp:spPr>
      <dsp:style>
        <a:lnRef idx="2">
          <a:schemeClr val="accent3">
            <a:shade val="50%"/>
          </a:schemeClr>
        </a:lnRef>
        <a:fillRef idx="1">
          <a:schemeClr val="accent3"/>
        </a:fillRef>
        <a:effectRef idx="0">
          <a:schemeClr val="accent3"/>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
            </a:lnSpc>
            <a:spcBef>
              <a:spcPct val="0%"/>
            </a:spcBef>
            <a:spcAft>
              <a:spcPct val="35%"/>
            </a:spcAft>
            <a:buNone/>
          </a:pPr>
          <a:r>
            <a:rPr lang="nl-NL" sz="1100" kern="1200"/>
            <a:t>Dense, 1000 eurons</a:t>
          </a:r>
        </a:p>
      </dsp:txBody>
      <dsp:txXfrm>
        <a:off x="768124" y="6868345"/>
        <a:ext cx="1473650" cy="358583"/>
      </dsp:txXfrm>
    </dsp:sp>
    <dsp:sp modelId="{550BFCCD-6441-413C-AF13-BEBA6ADC923B}">
      <dsp:nvSpPr>
        <dsp:cNvPr id="0" name=""/>
        <dsp:cNvSpPr/>
      </dsp:nvSpPr>
      <dsp:spPr>
        <a:xfrm rot="5400000">
          <a:off x="1433532" y="7247606"/>
          <a:ext cx="142835" cy="171402"/>
        </a:xfrm>
        <a:prstGeom prst="rightArrow">
          <a:avLst>
            <a:gd name="adj1" fmla="val 60000"/>
            <a:gd name="adj2" fmla="val 50000"/>
          </a:avLst>
        </a:prstGeom>
        <a:solidFill>
          <a:schemeClr val="accent1">
            <a:tint val="60%"/>
            <a:hueOff val="0"/>
            <a:satOff val="0%"/>
            <a:lumOff val="0%"/>
            <a:alphaOff val="0%"/>
          </a:schemeClr>
        </a:solidFill>
        <a:ln>
          <a:noFill/>
        </a:ln>
        <a:effectLst/>
        <a:scene3d>
          <a:camera prst="orthographicFront">
            <a:rot lat="0" lon="0" rev="0"/>
          </a:camera>
          <a:lightRig rig="threePt" dir="t"/>
        </a:scene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
            </a:lnSpc>
            <a:spcBef>
              <a:spcPct val="0%"/>
            </a:spcBef>
            <a:spcAft>
              <a:spcPct val="35%"/>
            </a:spcAft>
            <a:buNone/>
          </a:pPr>
          <a:endParaRPr lang="nl-NL" sz="700" kern="1200"/>
        </a:p>
      </dsp:txBody>
      <dsp:txXfrm rot="-5400000">
        <a:off x="1453529" y="7261889"/>
        <a:ext cx="102842" cy="99985"/>
      </dsp:txXfrm>
    </dsp:sp>
    <dsp:sp modelId="{BB9FEFBC-D82F-4298-8A9C-5EC2BF1B259C}">
      <dsp:nvSpPr>
        <dsp:cNvPr id="0" name=""/>
        <dsp:cNvSpPr/>
      </dsp:nvSpPr>
      <dsp:spPr>
        <a:xfrm>
          <a:off x="756968" y="7428532"/>
          <a:ext cx="1495962" cy="380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a:scene3d>
          <a:camera prst="orthographicFront">
            <a:rot lat="0" lon="0" rev="0"/>
          </a:camera>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
            </a:lnSpc>
            <a:spcBef>
              <a:spcPct val="0%"/>
            </a:spcBef>
            <a:spcAft>
              <a:spcPct val="35%"/>
            </a:spcAft>
            <a:buNone/>
          </a:pPr>
          <a:r>
            <a:rPr lang="nl-NL" sz="1100" kern="1200"/>
            <a:t>Softmax</a:t>
          </a:r>
        </a:p>
      </dsp:txBody>
      <dsp:txXfrm>
        <a:off x="768124" y="7439688"/>
        <a:ext cx="1473650" cy="358583"/>
      </dsp:txXfrm>
    </dsp:sp>
  </dsp:spTree>
</dsp:drawing>
</file>

<file path=word/diagrams/drawing2.xml><?xml version="1.0" encoding="utf-8"?>
<dsp:drawing xmlns:dgm="http://purl.oclc.org/ooxml/drawingml/diagram" xmlns:dsp="http://schemas.microsoft.com/office/drawing/2008/diagram" xmlns:a="http://purl.oclc.org/ooxml/drawingml/main">
  <dsp:spTree>
    <dsp:nvGrpSpPr>
      <dsp:cNvPr id="0" name=""/>
      <dsp:cNvGrpSpPr/>
    </dsp:nvGrpSpPr>
    <dsp:grpSpPr/>
    <dsp:sp modelId="{09E35DFF-7DE8-436B-8365-7661F731D0A3}">
      <dsp:nvSpPr>
        <dsp:cNvPr id="0" name=""/>
        <dsp:cNvSpPr/>
      </dsp:nvSpPr>
      <dsp:spPr>
        <a:xfrm>
          <a:off x="1352267" y="364155"/>
          <a:ext cx="280689" cy="91440"/>
        </a:xfrm>
        <a:custGeom>
          <a:avLst/>
          <a:gdLst/>
          <a:ahLst/>
          <a:cxnLst/>
          <a:rect l="0" t="0" r="0" b="0"/>
          <a:pathLst>
            <a:path>
              <a:moveTo>
                <a:pt x="0" y="45720"/>
              </a:moveTo>
              <a:lnTo>
                <a:pt x="280689" y="45720"/>
              </a:lnTo>
            </a:path>
          </a:pathLst>
        </a:custGeom>
        <a:noFill/>
        <a:ln w="6350" cap="flat" cmpd="sng" algn="ctr">
          <a:solidFill>
            <a:schemeClr val="accent1">
              <a:hueOff val="0"/>
              <a:satOff val="0%"/>
              <a:lumOff val="0%"/>
              <a:alphaOff val="0%"/>
            </a:schemeClr>
          </a:solidFill>
          <a:prstDash val="solid"/>
          <a:miter lim="8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a:off x="1484830" y="408318"/>
        <a:ext cx="15564" cy="3112"/>
      </dsp:txXfrm>
    </dsp:sp>
    <dsp:sp modelId="{0027E5F3-4A7D-4FD7-AE79-E497CA8CE52F}">
      <dsp:nvSpPr>
        <dsp:cNvPr id="0" name=""/>
        <dsp:cNvSpPr/>
      </dsp:nvSpPr>
      <dsp:spPr>
        <a:xfrm>
          <a:off x="633" y="3844"/>
          <a:ext cx="1353433" cy="8120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
            </a:lnSpc>
            <a:spcBef>
              <a:spcPct val="0%"/>
            </a:spcBef>
            <a:spcAft>
              <a:spcPct val="35%"/>
            </a:spcAft>
            <a:buNone/>
          </a:pPr>
          <a:r>
            <a:rPr lang="nl-NL" sz="900" kern="1200"/>
            <a:t>Pre-trained Network</a:t>
          </a:r>
        </a:p>
      </dsp:txBody>
      <dsp:txXfrm>
        <a:off x="633" y="3844"/>
        <a:ext cx="1353433" cy="812060"/>
      </dsp:txXfrm>
    </dsp:sp>
    <dsp:sp modelId="{F2687DC0-80DD-40C8-9C30-53DDBF7BEC80}">
      <dsp:nvSpPr>
        <dsp:cNvPr id="0" name=""/>
        <dsp:cNvSpPr/>
      </dsp:nvSpPr>
      <dsp:spPr>
        <a:xfrm>
          <a:off x="698518" y="814105"/>
          <a:ext cx="1643555" cy="284534"/>
        </a:xfrm>
        <a:custGeom>
          <a:avLst/>
          <a:gdLst/>
          <a:ahLst/>
          <a:cxnLst/>
          <a:rect l="0" t="0" r="0" b="0"/>
          <a:pathLst>
            <a:path>
              <a:moveTo>
                <a:pt x="1643555" y="0"/>
              </a:moveTo>
              <a:lnTo>
                <a:pt x="1643555" y="159367"/>
              </a:lnTo>
              <a:lnTo>
                <a:pt x="0" y="159367"/>
              </a:lnTo>
              <a:lnTo>
                <a:pt x="0" y="284534"/>
              </a:lnTo>
            </a:path>
          </a:pathLst>
        </a:custGeom>
        <a:noFill/>
        <a:ln w="6350" cap="flat" cmpd="sng" algn="ctr">
          <a:solidFill>
            <a:schemeClr val="accent1">
              <a:hueOff val="0"/>
              <a:satOff val="0%"/>
              <a:lumOff val="0%"/>
              <a:alphaOff val="0%"/>
            </a:schemeClr>
          </a:solidFill>
          <a:prstDash val="solid"/>
          <a:miter lim="8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a:off x="1478458" y="954816"/>
        <a:ext cx="83674" cy="3112"/>
      </dsp:txXfrm>
    </dsp:sp>
    <dsp:sp modelId="{FBB4DB60-117E-405E-9776-56937E693B19}">
      <dsp:nvSpPr>
        <dsp:cNvPr id="0" name=""/>
        <dsp:cNvSpPr/>
      </dsp:nvSpPr>
      <dsp:spPr>
        <a:xfrm>
          <a:off x="1665357" y="3844"/>
          <a:ext cx="1353433" cy="8120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
            </a:lnSpc>
            <a:spcBef>
              <a:spcPct val="0%"/>
            </a:spcBef>
            <a:spcAft>
              <a:spcPct val="35%"/>
            </a:spcAft>
            <a:buNone/>
          </a:pPr>
          <a:r>
            <a:rPr lang="nl-NL" sz="900" kern="1200"/>
            <a:t>GlobalAveragePooling2D</a:t>
          </a:r>
        </a:p>
      </dsp:txBody>
      <dsp:txXfrm>
        <a:off x="1665357" y="3844"/>
        <a:ext cx="1353433" cy="812060"/>
      </dsp:txXfrm>
    </dsp:sp>
    <dsp:sp modelId="{CE71D31D-0508-44D3-996D-107080E93D70}">
      <dsp:nvSpPr>
        <dsp:cNvPr id="0" name=""/>
        <dsp:cNvSpPr/>
      </dsp:nvSpPr>
      <dsp:spPr>
        <a:xfrm>
          <a:off x="1373435" y="1491349"/>
          <a:ext cx="260156" cy="91440"/>
        </a:xfrm>
        <a:custGeom>
          <a:avLst/>
          <a:gdLst/>
          <a:ahLst/>
          <a:cxnLst/>
          <a:rect l="0" t="0" r="0" b="0"/>
          <a:pathLst>
            <a:path>
              <a:moveTo>
                <a:pt x="0" y="45720"/>
              </a:moveTo>
              <a:lnTo>
                <a:pt x="260156" y="45720"/>
              </a:lnTo>
            </a:path>
          </a:pathLst>
        </a:custGeom>
        <a:noFill/>
        <a:ln w="6350" cap="flat" cmpd="sng" algn="ctr">
          <a:solidFill>
            <a:schemeClr val="accent1">
              <a:hueOff val="0"/>
              <a:satOff val="0%"/>
              <a:lumOff val="0%"/>
              <a:alphaOff val="0%"/>
            </a:schemeClr>
          </a:solidFill>
          <a:prstDash val="solid"/>
          <a:miter lim="8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a:off x="1496244" y="1535513"/>
        <a:ext cx="14537" cy="3112"/>
      </dsp:txXfrm>
    </dsp:sp>
    <dsp:sp modelId="{88D483C4-DBD6-4649-9C42-41D36C7D4873}">
      <dsp:nvSpPr>
        <dsp:cNvPr id="0" name=""/>
        <dsp:cNvSpPr/>
      </dsp:nvSpPr>
      <dsp:spPr>
        <a:xfrm>
          <a:off x="21801" y="1131039"/>
          <a:ext cx="1353433" cy="8120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
            </a:lnSpc>
            <a:spcBef>
              <a:spcPct val="0%"/>
            </a:spcBef>
            <a:spcAft>
              <a:spcPct val="35%"/>
            </a:spcAft>
            <a:buNone/>
          </a:pPr>
          <a:r>
            <a:rPr lang="nl-NL" sz="900" kern="1200"/>
            <a:t>Dense</a:t>
          </a:r>
          <a:br>
            <a:rPr lang="nl-NL" sz="900" kern="1200"/>
          </a:br>
          <a:r>
            <a:rPr lang="nl-NL" sz="900" kern="1200"/>
            <a:t>ReLU Activation</a:t>
          </a:r>
          <a:br>
            <a:rPr lang="nl-NL" sz="900" kern="1200"/>
          </a:br>
          <a:r>
            <a:rPr lang="nl-NL" sz="900" kern="1200"/>
            <a:t>Neurons: 1024</a:t>
          </a:r>
        </a:p>
      </dsp:txBody>
      <dsp:txXfrm>
        <a:off x="21801" y="1131039"/>
        <a:ext cx="1353433" cy="812060"/>
      </dsp:txXfrm>
    </dsp:sp>
    <dsp:sp modelId="{BA0D85E8-B79C-49B1-9AC0-EAE91542E547}">
      <dsp:nvSpPr>
        <dsp:cNvPr id="0" name=""/>
        <dsp:cNvSpPr/>
      </dsp:nvSpPr>
      <dsp:spPr>
        <a:xfrm>
          <a:off x="1665991" y="1131039"/>
          <a:ext cx="1353433" cy="8120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
            </a:lnSpc>
            <a:spcBef>
              <a:spcPct val="0%"/>
            </a:spcBef>
            <a:spcAft>
              <a:spcPct val="35%"/>
            </a:spcAft>
            <a:buNone/>
          </a:pPr>
          <a:r>
            <a:rPr lang="nl-NL" sz="900" kern="1200"/>
            <a:t>Dense</a:t>
          </a:r>
          <a:br>
            <a:rPr lang="nl-NL" sz="900" kern="1200"/>
          </a:br>
          <a:r>
            <a:rPr lang="nl-NL" sz="900" kern="1200"/>
            <a:t>Sigmoid Activation</a:t>
          </a:r>
          <a:br>
            <a:rPr lang="nl-NL" sz="900" kern="1200"/>
          </a:br>
          <a:r>
            <a:rPr lang="nl-NL" sz="900" kern="1200"/>
            <a:t>Neurons: 1</a:t>
          </a:r>
        </a:p>
      </dsp:txBody>
      <dsp:txXfrm>
        <a:off x="1665991" y="1131039"/>
        <a:ext cx="1353433" cy="812060"/>
      </dsp:txXfrm>
    </dsp:sp>
  </dsp:spTree>
</dsp:drawing>
</file>

<file path=word/diagrams/layout1.xml><?xml version="1.0" encoding="utf-8"?>
<dgm:layoutDef xmlns:dgm="http://purl.oclc.org/ooxml/drawingml/diagram" xmlns:a="http://purl.oclc.org/ooxml/drawingml/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purl.oclc.org/ooxml/officeDocument/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purl.oclc.org/ooxml/officeDocument/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purl.oclc.org/ooxml/officeDocument/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purl.oclc.org/ooxml/officeDocument/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purl.oclc.org/ooxml/drawingml/diagram" xmlns:a="http://purl.oclc.org/ooxml/drawingml/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purl.oclc.org/ooxml/officeDocument/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purl.oclc.org/ooxml/officeDocument/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purl.oclc.org/ooxml/officeDocument/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purl.oclc.org/ooxml/officeDocument/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purl.oclc.org/ooxml/drawingml/diagram" xmlns:a="http://purl.oclc.org/ooxml/drawingml/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purl.oclc.org/ooxml/drawingml/diagram" xmlns:a="http://purl.oclc.org/ooxml/drawingml/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46C4E1C8-DF19-470B-98E2-F109DA7AD54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786</TotalTime>
  <Pages>6</Pages>
  <Words>3777</Words>
  <Characters>20777</Characters>
  <Application>Microsoft Office Word</Application>
  <DocSecurity>0</DocSecurity>
  <Lines>173</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Bunk, S.A.O.</cp:lastModifiedBy>
  <cp:revision>399</cp:revision>
  <dcterms:created xsi:type="dcterms:W3CDTF">2019-01-08T18:42:00Z</dcterms:created>
  <dcterms:modified xsi:type="dcterms:W3CDTF">2019-06-13T11:18:00Z</dcterms:modified>
</cp:coreProperties>
</file>